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687" w14:textId="77777777" w:rsidR="00AB47DE" w:rsidRDefault="00AB47DE" w:rsidP="00AB47DE"/>
    <w:p w14:paraId="7BDD21E8" w14:textId="77777777" w:rsidR="00AB47DE" w:rsidRPr="00B15A54" w:rsidRDefault="00AB47DE" w:rsidP="00AB47DE">
      <w:pPr>
        <w:rPr>
          <w:b/>
          <w:rPrChange w:id="0" w:author="Arthur Souza Rodrigues" w:date="2025-10-10T16:55:00Z" w16du:dateUtc="2025-10-10T20:55:00Z">
            <w:rPr/>
          </w:rPrChange>
        </w:rPr>
      </w:pPr>
      <w:r w:rsidRPr="00B15A54">
        <w:rPr>
          <w:b/>
          <w:rPrChange w:id="1" w:author="Arthur Souza Rodrigues" w:date="2025-10-10T16:55:00Z" w16du:dateUtc="2025-10-10T20:55:00Z">
            <w:rPr/>
          </w:rPrChange>
        </w:rPr>
        <w:t xml:space="preserve">Pelo </w:t>
      </w:r>
      <w:proofErr w:type="spellStart"/>
      <w:r w:rsidRPr="00B15A54">
        <w:rPr>
          <w:b/>
          <w:rPrChange w:id="2" w:author="Arthur Souza Rodrigues" w:date="2025-10-10T16:55:00Z" w16du:dateUtc="2025-10-10T20:55:00Z">
            <w:rPr/>
          </w:rPrChange>
        </w:rPr>
        <w:t>presente</w:t>
      </w:r>
      <w:proofErr w:type="spellEnd"/>
      <w:r w:rsidRPr="00B15A54">
        <w:rPr>
          <w:b/>
          <w:rPrChange w:id="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4" w:author="Arthur Souza Rodrigues" w:date="2025-10-10T16:55:00Z" w16du:dateUtc="2025-10-10T20:55:00Z">
            <w:rPr/>
          </w:rPrChange>
        </w:rPr>
        <w:t>instrumento</w:t>
      </w:r>
      <w:proofErr w:type="spellEnd"/>
      <w:r w:rsidRPr="00B15A54">
        <w:rPr>
          <w:b/>
          <w:rPrChange w:id="5" w:author="Arthur Souza Rodrigues" w:date="2025-10-10T16:55:00Z" w16du:dateUtc="2025-10-10T20:55:00Z">
            <w:rPr/>
          </w:rPrChange>
        </w:rPr>
        <w:t xml:space="preserve"> particular de </w:t>
      </w:r>
      <w:proofErr w:type="spellStart"/>
      <w:r w:rsidRPr="00B15A54">
        <w:rPr>
          <w:b/>
          <w:rPrChange w:id="6" w:author="Arthur Souza Rodrigues" w:date="2025-10-10T16:55:00Z" w16du:dateUtc="2025-10-10T20:55:00Z">
            <w:rPr/>
          </w:rPrChange>
        </w:rPr>
        <w:t>Contrato</w:t>
      </w:r>
      <w:proofErr w:type="spellEnd"/>
      <w:r w:rsidRPr="00B15A54">
        <w:rPr>
          <w:b/>
          <w:rPrChange w:id="7" w:author="Arthur Souza Rodrigues" w:date="2025-10-10T16:55:00Z" w16du:dateUtc="2025-10-10T20:55:00Z">
            <w:rPr/>
          </w:rPrChange>
        </w:rPr>
        <w:t xml:space="preserve"> Social, </w:t>
      </w:r>
      <w:proofErr w:type="spellStart"/>
      <w:r w:rsidRPr="00B15A54">
        <w:rPr>
          <w:b/>
          <w:rPrChange w:id="8" w:author="Arthur Souza Rodrigues" w:date="2025-10-10T16:55:00Z" w16du:dateUtc="2025-10-10T20:55:00Z">
            <w:rPr/>
          </w:rPrChange>
        </w:rPr>
        <w:t>os</w:t>
      </w:r>
      <w:proofErr w:type="spellEnd"/>
      <w:r w:rsidRPr="00B15A54">
        <w:rPr>
          <w:b/>
          <w:rPrChange w:id="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10" w:author="Arthur Souza Rodrigues" w:date="2025-10-10T16:55:00Z" w16du:dateUtc="2025-10-10T20:55:00Z">
            <w:rPr/>
          </w:rPrChange>
        </w:rPr>
        <w:t>abaixo</w:t>
      </w:r>
      <w:proofErr w:type="spellEnd"/>
      <w:r w:rsidRPr="00B15A54">
        <w:rPr>
          <w:b/>
          <w:rPrChange w:id="1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12" w:author="Arthur Souza Rodrigues" w:date="2025-10-10T16:55:00Z" w16du:dateUtc="2025-10-10T20:55:00Z">
            <w:rPr/>
          </w:rPrChange>
        </w:rPr>
        <w:t>qualificados</w:t>
      </w:r>
      <w:proofErr w:type="spellEnd"/>
      <w:r w:rsidRPr="00B15A54">
        <w:rPr>
          <w:b/>
          <w:rPrChange w:id="13" w:author="Arthur Souza Rodrigues" w:date="2025-10-10T16:55:00Z" w16du:dateUtc="2025-10-10T20:55:00Z">
            <w:rPr/>
          </w:rPrChange>
        </w:rPr>
        <w:t>:</w:t>
      </w:r>
    </w:p>
    <w:p w14:paraId="6D6AAB74" w14:textId="77777777" w:rsidR="00AB47DE" w:rsidRPr="00B15A54" w:rsidRDefault="00AB47DE" w:rsidP="00AB47DE">
      <w:pPr>
        <w:rPr>
          <w:b/>
          <w:rPrChange w:id="14" w:author="Arthur Souza Rodrigues" w:date="2025-10-10T16:55:00Z" w16du:dateUtc="2025-10-10T20:55:00Z">
            <w:rPr/>
          </w:rPrChange>
        </w:rPr>
      </w:pPr>
      <w:r w:rsidRPr="00B15A54">
        <w:rPr>
          <w:b/>
          <w:rPrChange w:id="15" w:author="Arthur Souza Rodrigues" w:date="2025-10-10T16:55:00Z" w16du:dateUtc="2025-10-10T20:55:00Z">
            <w:rPr/>
          </w:rPrChange>
        </w:rPr>
        <w:t>•</w:t>
      </w:r>
      <w:r w:rsidRPr="00B15A54">
        <w:rPr>
          <w:b/>
          <w:rPrChange w:id="16" w:author="Arthur Souza Rodrigues" w:date="2025-10-10T16:55:00Z" w16du:dateUtc="2025-10-10T20:55:00Z">
            <w:rPr/>
          </w:rPrChange>
        </w:rPr>
        <w:tab/>
        <w:t>[SÓCIO 1], [</w:t>
      </w:r>
      <w:proofErr w:type="spellStart"/>
      <w:r w:rsidRPr="00B15A54">
        <w:rPr>
          <w:b/>
          <w:rPrChange w:id="17" w:author="Arthur Souza Rodrigues" w:date="2025-10-10T16:55:00Z" w16du:dateUtc="2025-10-10T20:55:00Z">
            <w:rPr/>
          </w:rPrChange>
        </w:rPr>
        <w:t>nacionalidade</w:t>
      </w:r>
      <w:proofErr w:type="spellEnd"/>
      <w:r w:rsidRPr="00B15A54">
        <w:rPr>
          <w:b/>
          <w:rPrChange w:id="18" w:author="Arthur Souza Rodrigues" w:date="2025-10-10T16:55:00Z" w16du:dateUtc="2025-10-10T20:55:00Z">
            <w:rPr/>
          </w:rPrChange>
        </w:rPr>
        <w:t>], [</w:t>
      </w:r>
      <w:proofErr w:type="spellStart"/>
      <w:r w:rsidRPr="00B15A54">
        <w:rPr>
          <w:b/>
          <w:rPrChange w:id="19" w:author="Arthur Souza Rodrigues" w:date="2025-10-10T16:55:00Z" w16du:dateUtc="2025-10-10T20:55:00Z">
            <w:rPr/>
          </w:rPrChange>
        </w:rPr>
        <w:t>estado</w:t>
      </w:r>
      <w:proofErr w:type="spellEnd"/>
      <w:r w:rsidRPr="00B15A54">
        <w:rPr>
          <w:b/>
          <w:rPrChange w:id="20" w:author="Arthur Souza Rodrigues" w:date="2025-10-10T16:55:00Z" w16du:dateUtc="2025-10-10T20:55:00Z">
            <w:rPr/>
          </w:rPrChange>
        </w:rPr>
        <w:t xml:space="preserve"> civil], [</w:t>
      </w:r>
      <w:proofErr w:type="spellStart"/>
      <w:r w:rsidRPr="00B15A54">
        <w:rPr>
          <w:b/>
          <w:rPrChange w:id="21" w:author="Arthur Souza Rodrigues" w:date="2025-10-10T16:55:00Z" w16du:dateUtc="2025-10-10T20:55:00Z">
            <w:rPr/>
          </w:rPrChange>
        </w:rPr>
        <w:t>profissão</w:t>
      </w:r>
      <w:proofErr w:type="spellEnd"/>
      <w:r w:rsidRPr="00B15A54">
        <w:rPr>
          <w:b/>
          <w:rPrChange w:id="22" w:author="Arthur Souza Rodrigues" w:date="2025-10-10T16:55:00Z" w16du:dateUtc="2025-10-10T20:55:00Z">
            <w:rPr/>
          </w:rPrChange>
        </w:rPr>
        <w:t xml:space="preserve">], </w:t>
      </w:r>
      <w:proofErr w:type="spellStart"/>
      <w:r w:rsidRPr="00B15A54">
        <w:rPr>
          <w:b/>
          <w:rPrChange w:id="23" w:author="Arthur Souza Rodrigues" w:date="2025-10-10T16:55:00Z" w16du:dateUtc="2025-10-10T20:55:00Z">
            <w:rPr/>
          </w:rPrChange>
        </w:rPr>
        <w:t>portador</w:t>
      </w:r>
      <w:proofErr w:type="spellEnd"/>
      <w:r w:rsidRPr="00B15A54">
        <w:rPr>
          <w:b/>
          <w:rPrChange w:id="24" w:author="Arthur Souza Rodrigues" w:date="2025-10-10T16:55:00Z" w16du:dateUtc="2025-10-10T20:55:00Z">
            <w:rPr/>
          </w:rPrChange>
        </w:rPr>
        <w:t xml:space="preserve">(a) do RG nº [VARIÁVEL] e do CPF/MF nº [VARIÁVEL], </w:t>
      </w:r>
      <w:proofErr w:type="spellStart"/>
      <w:r w:rsidRPr="00B15A54">
        <w:rPr>
          <w:b/>
          <w:rPrChange w:id="25" w:author="Arthur Souza Rodrigues" w:date="2025-10-10T16:55:00Z" w16du:dateUtc="2025-10-10T20:55:00Z">
            <w:rPr/>
          </w:rPrChange>
        </w:rPr>
        <w:t>residente</w:t>
      </w:r>
      <w:proofErr w:type="spellEnd"/>
      <w:r w:rsidRPr="00B15A54">
        <w:rPr>
          <w:b/>
          <w:rPrChange w:id="26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b/>
          <w:rPrChange w:id="27" w:author="Arthur Souza Rodrigues" w:date="2025-10-10T16:55:00Z" w16du:dateUtc="2025-10-10T20:55:00Z">
            <w:rPr/>
          </w:rPrChange>
        </w:rPr>
        <w:t>domiciliado</w:t>
      </w:r>
      <w:proofErr w:type="spellEnd"/>
      <w:r w:rsidRPr="00B15A54">
        <w:rPr>
          <w:b/>
          <w:rPrChange w:id="28" w:author="Arthur Souza Rodrigues" w:date="2025-10-10T16:55:00Z" w16du:dateUtc="2025-10-10T20:55:00Z">
            <w:rPr/>
          </w:rPrChange>
        </w:rPr>
        <w:t>(a) à [</w:t>
      </w:r>
      <w:proofErr w:type="spellStart"/>
      <w:r w:rsidRPr="00B15A54">
        <w:rPr>
          <w:b/>
          <w:rPrChange w:id="29" w:author="Arthur Souza Rodrigues" w:date="2025-10-10T16:55:00Z" w16du:dateUtc="2025-10-10T20:55:00Z">
            <w:rPr/>
          </w:rPrChange>
        </w:rPr>
        <w:t>endereço</w:t>
      </w:r>
      <w:proofErr w:type="spellEnd"/>
      <w:r w:rsidRPr="00B15A54">
        <w:rPr>
          <w:b/>
          <w:rPrChange w:id="30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31" w:author="Arthur Souza Rodrigues" w:date="2025-10-10T16:55:00Z" w16du:dateUtc="2025-10-10T20:55:00Z">
            <w:rPr/>
          </w:rPrChange>
        </w:rPr>
        <w:t>completo</w:t>
      </w:r>
      <w:proofErr w:type="spellEnd"/>
      <w:r w:rsidRPr="00B15A54">
        <w:rPr>
          <w:b/>
          <w:rPrChange w:id="32" w:author="Arthur Souza Rodrigues" w:date="2025-10-10T16:55:00Z" w16du:dateUtc="2025-10-10T20:55:00Z">
            <w:rPr/>
          </w:rPrChange>
        </w:rPr>
        <w:t>]; [</w:t>
      </w:r>
      <w:proofErr w:type="spellStart"/>
      <w:r w:rsidRPr="00B15A54">
        <w:rPr>
          <w:b/>
          <w:rPrChange w:id="33" w:author="Arthur Souza Rodrigues" w:date="2025-10-10T16:55:00Z" w16du:dateUtc="2025-10-10T20:55:00Z">
            <w:rPr/>
          </w:rPrChange>
        </w:rPr>
        <w:t>alternativamente</w:t>
      </w:r>
      <w:proofErr w:type="spellEnd"/>
      <w:r w:rsidRPr="00B15A54">
        <w:rPr>
          <w:b/>
          <w:rPrChange w:id="34" w:author="Arthur Souza Rodrigues" w:date="2025-10-10T16:55:00Z" w16du:dateUtc="2025-10-10T20:55:00Z">
            <w:rPr/>
          </w:rPrChange>
        </w:rPr>
        <w:t xml:space="preserve">, se </w:t>
      </w:r>
      <w:proofErr w:type="spellStart"/>
      <w:r w:rsidRPr="00B15A54">
        <w:rPr>
          <w:b/>
          <w:rPrChange w:id="35" w:author="Arthur Souza Rodrigues" w:date="2025-10-10T16:55:00Z" w16du:dateUtc="2025-10-10T20:55:00Z">
            <w:rPr/>
          </w:rPrChange>
        </w:rPr>
        <w:t>pessoa</w:t>
      </w:r>
      <w:proofErr w:type="spellEnd"/>
      <w:r w:rsidRPr="00B15A54">
        <w:rPr>
          <w:b/>
          <w:rPrChange w:id="36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37" w:author="Arthur Souza Rodrigues" w:date="2025-10-10T16:55:00Z" w16du:dateUtc="2025-10-10T20:55:00Z">
            <w:rPr/>
          </w:rPrChange>
        </w:rPr>
        <w:t>jurídica</w:t>
      </w:r>
      <w:proofErr w:type="spellEnd"/>
      <w:r w:rsidRPr="00B15A54">
        <w:rPr>
          <w:b/>
          <w:rPrChange w:id="38" w:author="Arthur Souza Rodrigues" w:date="2025-10-10T16:55:00Z" w16du:dateUtc="2025-10-10T20:55:00Z">
            <w:rPr/>
          </w:rPrChange>
        </w:rPr>
        <w:t xml:space="preserve">: [SÓCIO PJ 1], </w:t>
      </w:r>
      <w:proofErr w:type="spellStart"/>
      <w:r w:rsidRPr="00B15A54">
        <w:rPr>
          <w:b/>
          <w:rPrChange w:id="39" w:author="Arthur Souza Rodrigues" w:date="2025-10-10T16:55:00Z" w16du:dateUtc="2025-10-10T20:55:00Z">
            <w:rPr/>
          </w:rPrChange>
        </w:rPr>
        <w:t>pessoa</w:t>
      </w:r>
      <w:proofErr w:type="spellEnd"/>
      <w:r w:rsidRPr="00B15A54">
        <w:rPr>
          <w:b/>
          <w:rPrChange w:id="40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41" w:author="Arthur Souza Rodrigues" w:date="2025-10-10T16:55:00Z" w16du:dateUtc="2025-10-10T20:55:00Z">
            <w:rPr/>
          </w:rPrChange>
        </w:rPr>
        <w:t>jurídica</w:t>
      </w:r>
      <w:proofErr w:type="spellEnd"/>
      <w:r w:rsidRPr="00B15A54">
        <w:rPr>
          <w:b/>
          <w:rPrChange w:id="42" w:author="Arthur Souza Rodrigues" w:date="2025-10-10T16:55:00Z" w16du:dateUtc="2025-10-10T20:55:00Z">
            <w:rPr/>
          </w:rPrChange>
        </w:rPr>
        <w:t xml:space="preserve"> de </w:t>
      </w:r>
      <w:proofErr w:type="spellStart"/>
      <w:r w:rsidRPr="00B15A54">
        <w:rPr>
          <w:b/>
          <w:rPrChange w:id="43" w:author="Arthur Souza Rodrigues" w:date="2025-10-10T16:55:00Z" w16du:dateUtc="2025-10-10T20:55:00Z">
            <w:rPr/>
          </w:rPrChange>
        </w:rPr>
        <w:t>direito</w:t>
      </w:r>
      <w:proofErr w:type="spellEnd"/>
      <w:r w:rsidRPr="00B15A54">
        <w:rPr>
          <w:b/>
          <w:rPrChange w:id="44" w:author="Arthur Souza Rodrigues" w:date="2025-10-10T16:55:00Z" w16du:dateUtc="2025-10-10T20:55:00Z">
            <w:rPr/>
          </w:rPrChange>
        </w:rPr>
        <w:t xml:space="preserve"> privado, </w:t>
      </w:r>
      <w:proofErr w:type="spellStart"/>
      <w:r w:rsidRPr="00B15A54">
        <w:rPr>
          <w:b/>
          <w:rPrChange w:id="45" w:author="Arthur Souza Rodrigues" w:date="2025-10-10T16:55:00Z" w16du:dateUtc="2025-10-10T20:55:00Z">
            <w:rPr/>
          </w:rPrChange>
        </w:rPr>
        <w:t>inscrita</w:t>
      </w:r>
      <w:proofErr w:type="spellEnd"/>
      <w:r w:rsidRPr="00B15A54">
        <w:rPr>
          <w:b/>
          <w:rPrChange w:id="46" w:author="Arthur Souza Rodrigues" w:date="2025-10-10T16:55:00Z" w16du:dateUtc="2025-10-10T20:55:00Z">
            <w:rPr/>
          </w:rPrChange>
        </w:rPr>
        <w:t xml:space="preserve"> no CNPJ/MF sob </w:t>
      </w:r>
      <w:proofErr w:type="spellStart"/>
      <w:r w:rsidRPr="00B15A54">
        <w:rPr>
          <w:b/>
          <w:rPrChange w:id="47" w:author="Arthur Souza Rodrigues" w:date="2025-10-10T16:55:00Z" w16du:dateUtc="2025-10-10T20:55:00Z">
            <w:rPr/>
          </w:rPrChange>
        </w:rPr>
        <w:t>o n</w:t>
      </w:r>
      <w:proofErr w:type="spellEnd"/>
      <w:r w:rsidRPr="00B15A54">
        <w:rPr>
          <w:b/>
          <w:rPrChange w:id="48" w:author="Arthur Souza Rodrigues" w:date="2025-10-10T16:55:00Z" w16du:dateUtc="2025-10-10T20:55:00Z">
            <w:rPr/>
          </w:rPrChange>
        </w:rPr>
        <w:t xml:space="preserve">º [VARIÁVEL], com </w:t>
      </w:r>
      <w:proofErr w:type="spellStart"/>
      <w:r w:rsidRPr="00B15A54">
        <w:rPr>
          <w:b/>
          <w:rPrChange w:id="49" w:author="Arthur Souza Rodrigues" w:date="2025-10-10T16:55:00Z" w16du:dateUtc="2025-10-10T20:55:00Z">
            <w:rPr/>
          </w:rPrChange>
        </w:rPr>
        <w:t>sede</w:t>
      </w:r>
      <w:proofErr w:type="spellEnd"/>
      <w:r w:rsidRPr="00B15A54">
        <w:rPr>
          <w:b/>
          <w:rPrChange w:id="50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51" w:author="Arthur Souza Rodrigues" w:date="2025-10-10T16:55:00Z" w16du:dateUtc="2025-10-10T20:55:00Z">
            <w:rPr/>
          </w:rPrChange>
        </w:rPr>
        <w:t>na</w:t>
      </w:r>
      <w:proofErr w:type="spellEnd"/>
      <w:r w:rsidRPr="00B15A54">
        <w:rPr>
          <w:b/>
          <w:rPrChange w:id="52" w:author="Arthur Souza Rodrigues" w:date="2025-10-10T16:55:00Z" w16du:dateUtc="2025-10-10T20:55:00Z">
            <w:rPr/>
          </w:rPrChange>
        </w:rPr>
        <w:t xml:space="preserve"> [</w:t>
      </w:r>
      <w:proofErr w:type="spellStart"/>
      <w:r w:rsidRPr="00B15A54">
        <w:rPr>
          <w:b/>
          <w:rPrChange w:id="53" w:author="Arthur Souza Rodrigues" w:date="2025-10-10T16:55:00Z" w16du:dateUtc="2025-10-10T20:55:00Z">
            <w:rPr/>
          </w:rPrChange>
        </w:rPr>
        <w:t>endereço</w:t>
      </w:r>
      <w:proofErr w:type="spellEnd"/>
      <w:r w:rsidRPr="00B15A54">
        <w:rPr>
          <w:b/>
          <w:rPrChange w:id="54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55" w:author="Arthur Souza Rodrigues" w:date="2025-10-10T16:55:00Z" w16du:dateUtc="2025-10-10T20:55:00Z">
            <w:rPr/>
          </w:rPrChange>
        </w:rPr>
        <w:t>completo</w:t>
      </w:r>
      <w:proofErr w:type="spellEnd"/>
      <w:r w:rsidRPr="00B15A54">
        <w:rPr>
          <w:b/>
          <w:rPrChange w:id="56" w:author="Arthur Souza Rodrigues" w:date="2025-10-10T16:55:00Z" w16du:dateUtc="2025-10-10T20:55:00Z">
            <w:rPr/>
          </w:rPrChange>
        </w:rPr>
        <w:t xml:space="preserve">], </w:t>
      </w:r>
      <w:proofErr w:type="spellStart"/>
      <w:r w:rsidRPr="00B15A54">
        <w:rPr>
          <w:b/>
          <w:rPrChange w:id="57" w:author="Arthur Souza Rodrigues" w:date="2025-10-10T16:55:00Z" w16du:dateUtc="2025-10-10T20:55:00Z">
            <w:rPr/>
          </w:rPrChange>
        </w:rPr>
        <w:t>neste</w:t>
      </w:r>
      <w:proofErr w:type="spellEnd"/>
      <w:r w:rsidRPr="00B15A54">
        <w:rPr>
          <w:b/>
          <w:rPrChange w:id="58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59" w:author="Arthur Souza Rodrigues" w:date="2025-10-10T16:55:00Z" w16du:dateUtc="2025-10-10T20:55:00Z">
            <w:rPr/>
          </w:rPrChange>
        </w:rPr>
        <w:t>ato</w:t>
      </w:r>
      <w:proofErr w:type="spellEnd"/>
      <w:r w:rsidRPr="00B15A54">
        <w:rPr>
          <w:b/>
          <w:rPrChange w:id="60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61" w:author="Arthur Souza Rodrigues" w:date="2025-10-10T16:55:00Z" w16du:dateUtc="2025-10-10T20:55:00Z">
            <w:rPr/>
          </w:rPrChange>
        </w:rPr>
        <w:t>representada</w:t>
      </w:r>
      <w:proofErr w:type="spellEnd"/>
      <w:r w:rsidRPr="00B15A54">
        <w:rPr>
          <w:b/>
          <w:rPrChange w:id="62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63" w:author="Arthur Souza Rodrigues" w:date="2025-10-10T16:55:00Z" w16du:dateUtc="2025-10-10T20:55:00Z">
            <w:rPr/>
          </w:rPrChange>
        </w:rPr>
        <w:t>nos</w:t>
      </w:r>
      <w:proofErr w:type="spellEnd"/>
      <w:r w:rsidRPr="00B15A54">
        <w:rPr>
          <w:b/>
          <w:rPrChange w:id="64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65" w:author="Arthur Souza Rodrigues" w:date="2025-10-10T16:55:00Z" w16du:dateUtc="2025-10-10T20:55:00Z">
            <w:rPr/>
          </w:rPrChange>
        </w:rPr>
        <w:t>termos</w:t>
      </w:r>
      <w:proofErr w:type="spellEnd"/>
      <w:r w:rsidRPr="00B15A54">
        <w:rPr>
          <w:b/>
          <w:rPrChange w:id="66" w:author="Arthur Souza Rodrigues" w:date="2025-10-10T16:55:00Z" w16du:dateUtc="2025-10-10T20:55:00Z">
            <w:rPr/>
          </w:rPrChange>
        </w:rPr>
        <w:t xml:space="preserve"> de </w:t>
      </w:r>
      <w:proofErr w:type="spellStart"/>
      <w:r w:rsidRPr="00B15A54">
        <w:rPr>
          <w:b/>
          <w:rPrChange w:id="67" w:author="Arthur Souza Rodrigues" w:date="2025-10-10T16:55:00Z" w16du:dateUtc="2025-10-10T20:55:00Z">
            <w:rPr/>
          </w:rPrChange>
        </w:rPr>
        <w:t>seus</w:t>
      </w:r>
      <w:proofErr w:type="spellEnd"/>
      <w:r w:rsidRPr="00B15A54">
        <w:rPr>
          <w:b/>
          <w:rPrChange w:id="68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69" w:author="Arthur Souza Rodrigues" w:date="2025-10-10T16:55:00Z" w16du:dateUtc="2025-10-10T20:55:00Z">
            <w:rPr/>
          </w:rPrChange>
        </w:rPr>
        <w:t>atos</w:t>
      </w:r>
      <w:proofErr w:type="spellEnd"/>
      <w:r w:rsidRPr="00B15A54">
        <w:rPr>
          <w:b/>
          <w:rPrChange w:id="70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71" w:author="Arthur Souza Rodrigues" w:date="2025-10-10T16:55:00Z" w16du:dateUtc="2025-10-10T20:55:00Z">
            <w:rPr/>
          </w:rPrChange>
        </w:rPr>
        <w:t>constitutivos</w:t>
      </w:r>
      <w:proofErr w:type="spellEnd"/>
      <w:r w:rsidRPr="00B15A54">
        <w:rPr>
          <w:b/>
          <w:rPrChange w:id="72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rPrChange w:id="73" w:author="Arthur Souza Rodrigues" w:date="2025-10-10T16:55:00Z" w16du:dateUtc="2025-10-10T20:55:00Z">
            <w:rPr/>
          </w:rPrChange>
        </w:rPr>
        <w:t>por</w:t>
      </w:r>
      <w:proofErr w:type="spellEnd"/>
      <w:r w:rsidRPr="00B15A54">
        <w:rPr>
          <w:b/>
          <w:rPrChange w:id="74" w:author="Arthur Souza Rodrigues" w:date="2025-10-10T16:55:00Z" w16du:dateUtc="2025-10-10T20:55:00Z">
            <w:rPr/>
          </w:rPrChange>
        </w:rPr>
        <w:t xml:space="preserve"> [</w:t>
      </w:r>
      <w:proofErr w:type="spellStart"/>
      <w:r w:rsidRPr="00B15A54">
        <w:rPr>
          <w:b/>
          <w:rPrChange w:id="75" w:author="Arthur Souza Rodrigues" w:date="2025-10-10T16:55:00Z" w16du:dateUtc="2025-10-10T20:55:00Z">
            <w:rPr/>
          </w:rPrChange>
        </w:rPr>
        <w:t>qualificação</w:t>
      </w:r>
      <w:proofErr w:type="spellEnd"/>
      <w:r w:rsidRPr="00B15A54">
        <w:rPr>
          <w:b/>
          <w:rPrChange w:id="76" w:author="Arthur Souza Rodrigues" w:date="2025-10-10T16:55:00Z" w16du:dateUtc="2025-10-10T20:55:00Z">
            <w:rPr/>
          </w:rPrChange>
        </w:rPr>
        <w:t xml:space="preserve"> do </w:t>
      </w:r>
      <w:proofErr w:type="spellStart"/>
      <w:r w:rsidRPr="00B15A54">
        <w:rPr>
          <w:b/>
          <w:rPrChange w:id="77" w:author="Arthur Souza Rodrigues" w:date="2025-10-10T16:55:00Z" w16du:dateUtc="2025-10-10T20:55:00Z">
            <w:rPr/>
          </w:rPrChange>
        </w:rPr>
        <w:t>representante</w:t>
      </w:r>
      <w:proofErr w:type="spellEnd"/>
      <w:r w:rsidRPr="00B15A54">
        <w:rPr>
          <w:b/>
          <w:rPrChange w:id="78" w:author="Arthur Souza Rodrigues" w:date="2025-10-10T16:55:00Z" w16du:dateUtc="2025-10-10T20:55:00Z">
            <w:rPr/>
          </w:rPrChange>
        </w:rPr>
        <w:t>]];</w:t>
      </w:r>
    </w:p>
    <w:p w14:paraId="4E45112B" w14:textId="77777777" w:rsidR="00AB47DE" w:rsidRPr="00B15A54" w:rsidRDefault="00AB47DE" w:rsidP="00AB47DE">
      <w:pPr>
        <w:rPr>
          <w:i/>
          <w:rPrChange w:id="79" w:author="Arthur Souza Rodrigues" w:date="2025-10-10T16:55:00Z" w16du:dateUtc="2025-10-10T20:55:00Z">
            <w:rPr/>
          </w:rPrChange>
        </w:rPr>
      </w:pPr>
      <w:r w:rsidRPr="00B15A54">
        <w:rPr>
          <w:i/>
          <w:rPrChange w:id="80" w:author="Arthur Souza Rodrigues" w:date="2025-10-10T16:55:00Z" w16du:dateUtc="2025-10-10T20:55:00Z">
            <w:rPr/>
          </w:rPrChange>
        </w:rPr>
        <w:t>PREÂMBULO E RECITAIS</w:t>
      </w:r>
    </w:p>
    <w:p w14:paraId="4AB08C8A" w14:textId="77777777" w:rsidR="00AB47DE" w:rsidRPr="00B15A54" w:rsidRDefault="00AB47DE" w:rsidP="00AB47DE">
      <w:pPr>
        <w:rPr>
          <w:i/>
          <w:rPrChange w:id="81" w:author="Arthur Souza Rodrigues" w:date="2025-10-10T16:55:00Z" w16du:dateUtc="2025-10-10T20:55:00Z">
            <w:rPr/>
          </w:rPrChange>
        </w:rPr>
      </w:pPr>
      <w:r w:rsidRPr="00B15A54">
        <w:rPr>
          <w:i/>
          <w:rPrChange w:id="82" w:author="Arthur Souza Rodrigues" w:date="2025-10-10T16:55:00Z" w16du:dateUtc="2025-10-10T20:55:00Z">
            <w:rPr/>
          </w:rPrChange>
        </w:rPr>
        <w:t>•</w:t>
      </w:r>
      <w:r w:rsidRPr="00B15A54">
        <w:rPr>
          <w:i/>
          <w:rPrChange w:id="83" w:author="Arthur Souza Rodrigues" w:date="2025-10-10T16:55:00Z" w16du:dateUtc="2025-10-10T20:55:00Z">
            <w:rPr/>
          </w:rPrChange>
        </w:rPr>
        <w:tab/>
      </w:r>
      <w:proofErr w:type="spellStart"/>
      <w:r w:rsidRPr="00B15A54">
        <w:rPr>
          <w:i/>
          <w:rPrChange w:id="84" w:author="Arthur Souza Rodrigues" w:date="2025-10-10T16:55:00Z" w16du:dateUtc="2025-10-10T20:55:00Z">
            <w:rPr/>
          </w:rPrChange>
        </w:rPr>
        <w:t>Os</w:t>
      </w:r>
      <w:proofErr w:type="spellEnd"/>
      <w:r w:rsidRPr="00B15A54">
        <w:rPr>
          <w:i/>
          <w:rPrChange w:id="8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86" w:author="Arthur Souza Rodrigues" w:date="2025-10-10T16:55:00Z" w16du:dateUtc="2025-10-10T20:55:00Z">
            <w:rPr/>
          </w:rPrChange>
        </w:rPr>
        <w:t>Sócios</w:t>
      </w:r>
      <w:proofErr w:type="spellEnd"/>
      <w:r w:rsidRPr="00B15A54">
        <w:rPr>
          <w:i/>
          <w:rPrChange w:id="8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88" w:author="Arthur Souza Rodrigues" w:date="2025-10-10T16:55:00Z" w16du:dateUtc="2025-10-10T20:55:00Z">
            <w:rPr/>
          </w:rPrChange>
        </w:rPr>
        <w:t>declaram</w:t>
      </w:r>
      <w:proofErr w:type="spellEnd"/>
      <w:r w:rsidRPr="00B15A54">
        <w:rPr>
          <w:i/>
          <w:rPrChange w:id="8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90" w:author="Arthur Souza Rodrigues" w:date="2025-10-10T16:55:00Z" w16du:dateUtc="2025-10-10T20:55:00Z">
            <w:rPr/>
          </w:rPrChange>
        </w:rPr>
        <w:t>possuir</w:t>
      </w:r>
      <w:proofErr w:type="spellEnd"/>
      <w:r w:rsidRPr="00B15A54">
        <w:rPr>
          <w:i/>
          <w:rPrChange w:id="9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92" w:author="Arthur Souza Rodrigues" w:date="2025-10-10T16:55:00Z" w16du:dateUtc="2025-10-10T20:55:00Z">
            <w:rPr/>
          </w:rPrChange>
        </w:rPr>
        <w:t>capacidade</w:t>
      </w:r>
      <w:proofErr w:type="spellEnd"/>
      <w:r w:rsidRPr="00B15A54">
        <w:rPr>
          <w:i/>
          <w:rPrChange w:id="93" w:author="Arthur Souza Rodrigues" w:date="2025-10-10T16:55:00Z" w16du:dateUtc="2025-10-10T20:55:00Z">
            <w:rPr/>
          </w:rPrChange>
        </w:rPr>
        <w:t xml:space="preserve"> civil plena, </w:t>
      </w:r>
      <w:proofErr w:type="spellStart"/>
      <w:r w:rsidRPr="00B15A54">
        <w:rPr>
          <w:i/>
          <w:rPrChange w:id="94" w:author="Arthur Souza Rodrigues" w:date="2025-10-10T16:55:00Z" w16du:dateUtc="2025-10-10T20:55:00Z">
            <w:rPr/>
          </w:rPrChange>
        </w:rPr>
        <w:t>legitimidade</w:t>
      </w:r>
      <w:proofErr w:type="spellEnd"/>
      <w:r w:rsidRPr="00B15A54">
        <w:rPr>
          <w:i/>
          <w:rPrChange w:id="95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i/>
          <w:rPrChange w:id="96" w:author="Arthur Souza Rodrigues" w:date="2025-10-10T16:55:00Z" w16du:dateUtc="2025-10-10T20:55:00Z">
            <w:rPr/>
          </w:rPrChange>
        </w:rPr>
        <w:t>poderes</w:t>
      </w:r>
      <w:proofErr w:type="spellEnd"/>
      <w:r w:rsidRPr="00B15A54">
        <w:rPr>
          <w:i/>
          <w:rPrChange w:id="97" w:author="Arthur Souza Rodrigues" w:date="2025-10-10T16:55:00Z" w16du:dateUtc="2025-10-10T20:55:00Z">
            <w:rPr/>
          </w:rPrChange>
        </w:rPr>
        <w:t xml:space="preserve"> para </w:t>
      </w:r>
      <w:proofErr w:type="spellStart"/>
      <w:r w:rsidRPr="00B15A54">
        <w:rPr>
          <w:i/>
          <w:rPrChange w:id="98" w:author="Arthur Souza Rodrigues" w:date="2025-10-10T16:55:00Z" w16du:dateUtc="2025-10-10T20:55:00Z">
            <w:rPr/>
          </w:rPrChange>
        </w:rPr>
        <w:t>celebrar</w:t>
      </w:r>
      <w:proofErr w:type="spellEnd"/>
      <w:r w:rsidRPr="00B15A54">
        <w:rPr>
          <w:i/>
          <w:rPrChange w:id="9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00" w:author="Arthur Souza Rodrigues" w:date="2025-10-10T16:55:00Z" w16du:dateUtc="2025-10-10T20:55:00Z">
            <w:rPr/>
          </w:rPrChange>
        </w:rPr>
        <w:t>este</w:t>
      </w:r>
      <w:proofErr w:type="spellEnd"/>
      <w:r w:rsidRPr="00B15A54">
        <w:rPr>
          <w:i/>
          <w:rPrChange w:id="10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02" w:author="Arthur Souza Rodrigues" w:date="2025-10-10T16:55:00Z" w16du:dateUtc="2025-10-10T20:55:00Z">
            <w:rPr/>
          </w:rPrChange>
        </w:rPr>
        <w:t>Contrato</w:t>
      </w:r>
      <w:proofErr w:type="spellEnd"/>
      <w:r w:rsidRPr="00B15A54">
        <w:rPr>
          <w:i/>
          <w:rPrChange w:id="103" w:author="Arthur Souza Rodrigues" w:date="2025-10-10T16:55:00Z" w16du:dateUtc="2025-10-10T20:55:00Z">
            <w:rPr/>
          </w:rPrChange>
        </w:rPr>
        <w:t xml:space="preserve"> Social.</w:t>
      </w:r>
    </w:p>
    <w:p w14:paraId="720C75E1" w14:textId="77777777" w:rsidR="00AB47DE" w:rsidRPr="00B15A54" w:rsidRDefault="00AB47DE" w:rsidP="00AB47DE">
      <w:pPr>
        <w:rPr>
          <w:i/>
          <w:rPrChange w:id="104" w:author="Arthur Souza Rodrigues" w:date="2025-10-10T16:55:00Z" w16du:dateUtc="2025-10-10T20:55:00Z">
            <w:rPr/>
          </w:rPrChange>
        </w:rPr>
      </w:pPr>
      <w:r w:rsidRPr="00B15A54">
        <w:rPr>
          <w:i/>
          <w:rPrChange w:id="105" w:author="Arthur Souza Rodrigues" w:date="2025-10-10T16:55:00Z" w16du:dateUtc="2025-10-10T20:55:00Z">
            <w:rPr/>
          </w:rPrChange>
        </w:rPr>
        <w:t>•</w:t>
      </w:r>
      <w:r w:rsidRPr="00B15A54">
        <w:rPr>
          <w:i/>
          <w:rPrChange w:id="106" w:author="Arthur Souza Rodrigues" w:date="2025-10-10T16:55:00Z" w16du:dateUtc="2025-10-10T20:55:00Z">
            <w:rPr/>
          </w:rPrChange>
        </w:rPr>
        <w:tab/>
      </w:r>
      <w:proofErr w:type="spellStart"/>
      <w:r w:rsidRPr="00B15A54">
        <w:rPr>
          <w:i/>
          <w:rPrChange w:id="107" w:author="Arthur Souza Rodrigues" w:date="2025-10-10T16:55:00Z" w16du:dateUtc="2025-10-10T20:55:00Z">
            <w:rPr/>
          </w:rPrChange>
        </w:rPr>
        <w:t>Declaram</w:t>
      </w:r>
      <w:proofErr w:type="spellEnd"/>
      <w:r w:rsidRPr="00B15A54">
        <w:rPr>
          <w:i/>
          <w:rPrChange w:id="108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i/>
          <w:rPrChange w:id="109" w:author="Arthur Souza Rodrigues" w:date="2025-10-10T16:55:00Z" w16du:dateUtc="2025-10-10T20:55:00Z">
            <w:rPr/>
          </w:rPrChange>
        </w:rPr>
        <w:t>ainda</w:t>
      </w:r>
      <w:proofErr w:type="spellEnd"/>
      <w:r w:rsidRPr="00B15A54">
        <w:rPr>
          <w:i/>
          <w:rPrChange w:id="110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i/>
          <w:rPrChange w:id="111" w:author="Arthur Souza Rodrigues" w:date="2025-10-10T16:55:00Z" w16du:dateUtc="2025-10-10T20:55:00Z">
            <w:rPr/>
          </w:rPrChange>
        </w:rPr>
        <w:t>que</w:t>
      </w:r>
      <w:proofErr w:type="spellEnd"/>
      <w:r w:rsidRPr="00B15A54">
        <w:rPr>
          <w:i/>
          <w:rPrChange w:id="112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13" w:author="Arthur Souza Rodrigues" w:date="2025-10-10T16:55:00Z" w16du:dateUtc="2025-10-10T20:55:00Z">
            <w:rPr/>
          </w:rPrChange>
        </w:rPr>
        <w:t>discutiram</w:t>
      </w:r>
      <w:proofErr w:type="spellEnd"/>
      <w:r w:rsidRPr="00B15A54">
        <w:rPr>
          <w:i/>
          <w:rPrChange w:id="114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i/>
          <w:rPrChange w:id="115" w:author="Arthur Souza Rodrigues" w:date="2025-10-10T16:55:00Z" w16du:dateUtc="2025-10-10T20:55:00Z">
            <w:rPr/>
          </w:rPrChange>
        </w:rPr>
        <w:t>negociaram</w:t>
      </w:r>
      <w:proofErr w:type="spellEnd"/>
      <w:r w:rsidRPr="00B15A54">
        <w:rPr>
          <w:i/>
          <w:rPrChange w:id="116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17" w:author="Arthur Souza Rodrigues" w:date="2025-10-10T16:55:00Z" w16du:dateUtc="2025-10-10T20:55:00Z">
            <w:rPr/>
          </w:rPrChange>
        </w:rPr>
        <w:t>previamente</w:t>
      </w:r>
      <w:proofErr w:type="spellEnd"/>
      <w:r w:rsidRPr="00B15A54">
        <w:rPr>
          <w:i/>
          <w:rPrChange w:id="118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19" w:author="Arthur Souza Rodrigues" w:date="2025-10-10T16:55:00Z" w16du:dateUtc="2025-10-10T20:55:00Z">
            <w:rPr/>
          </w:rPrChange>
        </w:rPr>
        <w:t>os</w:t>
      </w:r>
      <w:proofErr w:type="spellEnd"/>
      <w:r w:rsidRPr="00B15A54">
        <w:rPr>
          <w:i/>
          <w:rPrChange w:id="120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21" w:author="Arthur Souza Rodrigues" w:date="2025-10-10T16:55:00Z" w16du:dateUtc="2025-10-10T20:55:00Z">
            <w:rPr/>
          </w:rPrChange>
        </w:rPr>
        <w:t>termos</w:t>
      </w:r>
      <w:proofErr w:type="spellEnd"/>
      <w:r w:rsidRPr="00B15A54">
        <w:rPr>
          <w:i/>
          <w:rPrChange w:id="122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23" w:author="Arthur Souza Rodrigues" w:date="2025-10-10T16:55:00Z" w16du:dateUtc="2025-10-10T20:55:00Z">
            <w:rPr/>
          </w:rPrChange>
        </w:rPr>
        <w:t>aqui</w:t>
      </w:r>
      <w:proofErr w:type="spellEnd"/>
      <w:r w:rsidRPr="00B15A54">
        <w:rPr>
          <w:i/>
          <w:rPrChange w:id="124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25" w:author="Arthur Souza Rodrigues" w:date="2025-10-10T16:55:00Z" w16du:dateUtc="2025-10-10T20:55:00Z">
            <w:rPr/>
          </w:rPrChange>
        </w:rPr>
        <w:t>estabelecidos</w:t>
      </w:r>
      <w:proofErr w:type="spellEnd"/>
      <w:r w:rsidRPr="00B15A54">
        <w:rPr>
          <w:i/>
          <w:rPrChange w:id="126" w:author="Arthur Souza Rodrigues" w:date="2025-10-10T16:55:00Z" w16du:dateUtc="2025-10-10T20:55:00Z">
            <w:rPr/>
          </w:rPrChange>
        </w:rPr>
        <w:t xml:space="preserve">, com </w:t>
      </w:r>
      <w:proofErr w:type="spellStart"/>
      <w:r w:rsidRPr="00B15A54">
        <w:rPr>
          <w:i/>
          <w:rPrChange w:id="127" w:author="Arthur Souza Rodrigues" w:date="2025-10-10T16:55:00Z" w16du:dateUtc="2025-10-10T20:55:00Z">
            <w:rPr/>
          </w:rPrChange>
        </w:rPr>
        <w:t>assessoria</w:t>
      </w:r>
      <w:proofErr w:type="spellEnd"/>
      <w:r w:rsidRPr="00B15A54">
        <w:rPr>
          <w:i/>
          <w:rPrChange w:id="128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29" w:author="Arthur Souza Rodrigues" w:date="2025-10-10T16:55:00Z" w16du:dateUtc="2025-10-10T20:55:00Z">
            <w:rPr/>
          </w:rPrChange>
        </w:rPr>
        <w:t>jurídica</w:t>
      </w:r>
      <w:proofErr w:type="spellEnd"/>
      <w:r w:rsidRPr="00B15A54">
        <w:rPr>
          <w:i/>
          <w:rPrChange w:id="130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i/>
          <w:rPrChange w:id="131" w:author="Arthur Souza Rodrigues" w:date="2025-10-10T16:55:00Z" w16du:dateUtc="2025-10-10T20:55:00Z">
            <w:rPr/>
          </w:rPrChange>
        </w:rPr>
        <w:t>contábil</w:t>
      </w:r>
      <w:proofErr w:type="spellEnd"/>
      <w:r w:rsidRPr="00B15A54">
        <w:rPr>
          <w:i/>
          <w:rPrChange w:id="132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33" w:author="Arthur Souza Rodrigues" w:date="2025-10-10T16:55:00Z" w16du:dateUtc="2025-10-10T20:55:00Z">
            <w:rPr/>
          </w:rPrChange>
        </w:rPr>
        <w:t>independentes</w:t>
      </w:r>
      <w:proofErr w:type="spellEnd"/>
      <w:r w:rsidRPr="00B15A54">
        <w:rPr>
          <w:i/>
          <w:rPrChange w:id="134" w:author="Arthur Souza Rodrigues" w:date="2025-10-10T16:55:00Z" w16du:dateUtc="2025-10-10T20:55:00Z">
            <w:rPr/>
          </w:rPrChange>
        </w:rPr>
        <w:t xml:space="preserve">, e </w:t>
      </w:r>
      <w:proofErr w:type="spellStart"/>
      <w:r w:rsidRPr="00B15A54">
        <w:rPr>
          <w:i/>
          <w:rPrChange w:id="135" w:author="Arthur Souza Rodrigues" w:date="2025-10-10T16:55:00Z" w16du:dateUtc="2025-10-10T20:55:00Z">
            <w:rPr/>
          </w:rPrChange>
        </w:rPr>
        <w:t>que</w:t>
      </w:r>
      <w:proofErr w:type="spellEnd"/>
      <w:r w:rsidRPr="00B15A54">
        <w:rPr>
          <w:i/>
          <w:rPrChange w:id="136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37" w:author="Arthur Souza Rodrigues" w:date="2025-10-10T16:55:00Z" w16du:dateUtc="2025-10-10T20:55:00Z">
            <w:rPr/>
          </w:rPrChange>
        </w:rPr>
        <w:t>este</w:t>
      </w:r>
      <w:proofErr w:type="spellEnd"/>
      <w:r w:rsidRPr="00B15A54">
        <w:rPr>
          <w:i/>
          <w:rPrChange w:id="138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39" w:author="Arthur Souza Rodrigues" w:date="2025-10-10T16:55:00Z" w16du:dateUtc="2025-10-10T20:55:00Z">
            <w:rPr/>
          </w:rPrChange>
        </w:rPr>
        <w:t>instrumento</w:t>
      </w:r>
      <w:proofErr w:type="spellEnd"/>
      <w:r w:rsidRPr="00B15A54">
        <w:rPr>
          <w:i/>
          <w:rPrChange w:id="140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41" w:author="Arthur Souza Rodrigues" w:date="2025-10-10T16:55:00Z" w16du:dateUtc="2025-10-10T20:55:00Z">
            <w:rPr/>
          </w:rPrChange>
        </w:rPr>
        <w:t>reflete</w:t>
      </w:r>
      <w:proofErr w:type="spellEnd"/>
      <w:r w:rsidRPr="00B15A54">
        <w:rPr>
          <w:i/>
          <w:rPrChange w:id="142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43" w:author="Arthur Souza Rodrigues" w:date="2025-10-10T16:55:00Z" w16du:dateUtc="2025-10-10T20:55:00Z">
            <w:rPr/>
          </w:rPrChange>
        </w:rPr>
        <w:t>sua</w:t>
      </w:r>
      <w:proofErr w:type="spellEnd"/>
      <w:r w:rsidRPr="00B15A54">
        <w:rPr>
          <w:i/>
          <w:rPrChange w:id="144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i/>
          <w:rPrChange w:id="145" w:author="Arthur Souza Rodrigues" w:date="2025-10-10T16:55:00Z" w16du:dateUtc="2025-10-10T20:55:00Z">
            <w:rPr/>
          </w:rPrChange>
        </w:rPr>
        <w:t>vontade</w:t>
      </w:r>
      <w:proofErr w:type="spellEnd"/>
      <w:r w:rsidRPr="00B15A54">
        <w:rPr>
          <w:i/>
          <w:rPrChange w:id="146" w:author="Arthur Souza Rodrigues" w:date="2025-10-10T16:55:00Z" w16du:dateUtc="2025-10-10T20:55:00Z">
            <w:rPr/>
          </w:rPrChange>
        </w:rPr>
        <w:t xml:space="preserve"> livre e </w:t>
      </w:r>
      <w:proofErr w:type="spellStart"/>
      <w:r w:rsidRPr="00B15A54">
        <w:rPr>
          <w:i/>
          <w:rPrChange w:id="147" w:author="Arthur Souza Rodrigues" w:date="2025-10-10T16:55:00Z" w16du:dateUtc="2025-10-10T20:55:00Z">
            <w:rPr/>
          </w:rPrChange>
        </w:rPr>
        <w:t>informada</w:t>
      </w:r>
      <w:proofErr w:type="spellEnd"/>
      <w:r w:rsidRPr="00B15A54">
        <w:rPr>
          <w:i/>
          <w:rPrChange w:id="148" w:author="Arthur Souza Rodrigues" w:date="2025-10-10T16:55:00Z" w16du:dateUtc="2025-10-10T20:55:00Z">
            <w:rPr/>
          </w:rPrChange>
        </w:rPr>
        <w:t>.</w:t>
      </w:r>
    </w:p>
    <w:p w14:paraId="63131A38" w14:textId="77777777" w:rsidR="00AB47DE" w:rsidRPr="00B15A54" w:rsidRDefault="00AB47DE" w:rsidP="00AB47DE">
      <w:pPr>
        <w:rPr>
          <w:u w:val="single"/>
          <w:rPrChange w:id="149" w:author="Arthur Souza Rodrigues" w:date="2025-10-10T16:55:00Z" w16du:dateUtc="2025-10-10T20:55:00Z">
            <w:rPr/>
          </w:rPrChange>
        </w:rPr>
      </w:pPr>
      <w:r w:rsidRPr="00B15A54">
        <w:rPr>
          <w:u w:val="single"/>
          <w:rPrChange w:id="150" w:author="Arthur Souza Rodrigues" w:date="2025-10-10T16:55:00Z" w16du:dateUtc="2025-10-10T20:55:00Z">
            <w:rPr/>
          </w:rPrChange>
        </w:rPr>
        <w:t>•</w:t>
      </w:r>
      <w:r w:rsidRPr="00B15A54">
        <w:rPr>
          <w:u w:val="single"/>
          <w:rPrChange w:id="151" w:author="Arthur Souza Rodrigues" w:date="2025-10-10T16:55:00Z" w16du:dateUtc="2025-10-10T20:55:00Z">
            <w:rPr/>
          </w:rPrChange>
        </w:rPr>
        <w:tab/>
        <w:t xml:space="preserve">A </w:t>
      </w:r>
      <w:proofErr w:type="spellStart"/>
      <w:r w:rsidRPr="00B15A54">
        <w:rPr>
          <w:u w:val="single"/>
          <w:rPrChange w:id="152" w:author="Arthur Souza Rodrigues" w:date="2025-10-10T16:55:00Z" w16du:dateUtc="2025-10-10T20:55:00Z">
            <w:rPr/>
          </w:rPrChange>
        </w:rPr>
        <w:t>finalidade</w:t>
      </w:r>
      <w:proofErr w:type="spellEnd"/>
      <w:r w:rsidRPr="00B15A54">
        <w:rPr>
          <w:u w:val="single"/>
          <w:rPrChange w:id="15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u w:val="single"/>
          <w:rPrChange w:id="154" w:author="Arthur Souza Rodrigues" w:date="2025-10-10T16:55:00Z" w16du:dateUtc="2025-10-10T20:55:00Z">
            <w:rPr/>
          </w:rPrChange>
        </w:rPr>
        <w:t>deste</w:t>
      </w:r>
      <w:proofErr w:type="spellEnd"/>
      <w:r w:rsidRPr="00B15A54">
        <w:rPr>
          <w:u w:val="single"/>
          <w:rPrChange w:id="15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u w:val="single"/>
          <w:rPrChange w:id="156" w:author="Arthur Souza Rodrigues" w:date="2025-10-10T16:55:00Z" w16du:dateUtc="2025-10-10T20:55:00Z">
            <w:rPr/>
          </w:rPrChange>
        </w:rPr>
        <w:t>Contrato</w:t>
      </w:r>
      <w:proofErr w:type="spellEnd"/>
      <w:r w:rsidRPr="00B15A54">
        <w:rPr>
          <w:u w:val="single"/>
          <w:rPrChange w:id="157" w:author="Arthur Souza Rodrigues" w:date="2025-10-10T16:55:00Z" w16du:dateUtc="2025-10-10T20:55:00Z">
            <w:rPr/>
          </w:rPrChange>
        </w:rPr>
        <w:t xml:space="preserve"> Social é regular a </w:t>
      </w:r>
      <w:proofErr w:type="spellStart"/>
      <w:r w:rsidRPr="00B15A54">
        <w:rPr>
          <w:u w:val="single"/>
          <w:rPrChange w:id="158" w:author="Arthur Souza Rodrigues" w:date="2025-10-10T16:55:00Z" w16du:dateUtc="2025-10-10T20:55:00Z">
            <w:rPr/>
          </w:rPrChange>
        </w:rPr>
        <w:t>constituição</w:t>
      </w:r>
      <w:proofErr w:type="spellEnd"/>
      <w:r w:rsidRPr="00B15A54">
        <w:rPr>
          <w:u w:val="single"/>
          <w:rPrChange w:id="159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u w:val="single"/>
          <w:rPrChange w:id="160" w:author="Arthur Souza Rodrigues" w:date="2025-10-10T16:55:00Z" w16du:dateUtc="2025-10-10T20:55:00Z">
            <w:rPr/>
          </w:rPrChange>
        </w:rPr>
        <w:t>organização</w:t>
      </w:r>
      <w:proofErr w:type="spellEnd"/>
      <w:r w:rsidRPr="00B15A54">
        <w:rPr>
          <w:u w:val="single"/>
          <w:rPrChange w:id="161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u w:val="single"/>
          <w:rPrChange w:id="162" w:author="Arthur Souza Rodrigues" w:date="2025-10-10T16:55:00Z" w16du:dateUtc="2025-10-10T20:55:00Z">
            <w:rPr/>
          </w:rPrChange>
        </w:rPr>
        <w:t>governança</w:t>
      </w:r>
      <w:proofErr w:type="spellEnd"/>
      <w:r w:rsidRPr="00B15A54">
        <w:rPr>
          <w:u w:val="single"/>
          <w:rPrChange w:id="163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u w:val="single"/>
          <w:rPrChange w:id="164" w:author="Arthur Souza Rodrigues" w:date="2025-10-10T16:55:00Z" w16du:dateUtc="2025-10-10T20:55:00Z">
            <w:rPr/>
          </w:rPrChange>
        </w:rPr>
        <w:t>direitos</w:t>
      </w:r>
      <w:proofErr w:type="spellEnd"/>
      <w:r w:rsidRPr="00B15A54">
        <w:rPr>
          <w:u w:val="single"/>
          <w:rPrChange w:id="165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u w:val="single"/>
          <w:rPrChange w:id="166" w:author="Arthur Souza Rodrigues" w:date="2025-10-10T16:55:00Z" w16du:dateUtc="2025-10-10T20:55:00Z">
            <w:rPr/>
          </w:rPrChange>
        </w:rPr>
        <w:t>obrigações</w:t>
      </w:r>
      <w:proofErr w:type="spellEnd"/>
      <w:r w:rsidRPr="00B15A54">
        <w:rPr>
          <w:u w:val="single"/>
          <w:rPrChange w:id="167" w:author="Arthur Souza Rodrigues" w:date="2025-10-10T16:55:00Z" w16du:dateUtc="2025-10-10T20:55:00Z">
            <w:rPr/>
          </w:rPrChange>
        </w:rPr>
        <w:t xml:space="preserve"> dos </w:t>
      </w:r>
      <w:proofErr w:type="spellStart"/>
      <w:r w:rsidRPr="00B15A54">
        <w:rPr>
          <w:u w:val="single"/>
          <w:rPrChange w:id="168" w:author="Arthur Souza Rodrigues" w:date="2025-10-10T16:55:00Z" w16du:dateUtc="2025-10-10T20:55:00Z">
            <w:rPr/>
          </w:rPrChange>
        </w:rPr>
        <w:t>Sócios</w:t>
      </w:r>
      <w:proofErr w:type="spellEnd"/>
      <w:r w:rsidRPr="00B15A54">
        <w:rPr>
          <w:u w:val="single"/>
          <w:rPrChange w:id="169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u w:val="single"/>
          <w:rPrChange w:id="170" w:author="Arthur Souza Rodrigues" w:date="2025-10-10T16:55:00Z" w16du:dateUtc="2025-10-10T20:55:00Z">
            <w:rPr/>
          </w:rPrChange>
        </w:rPr>
        <w:t>administradores</w:t>
      </w:r>
      <w:proofErr w:type="spellEnd"/>
      <w:r w:rsidRPr="00B15A54">
        <w:rPr>
          <w:u w:val="single"/>
          <w:rPrChange w:id="171" w:author="Arthur Souza Rodrigues" w:date="2025-10-10T16:55:00Z" w16du:dateUtc="2025-10-10T20:55:00Z">
            <w:rPr/>
          </w:rPrChange>
        </w:rPr>
        <w:t xml:space="preserve"> da </w:t>
      </w:r>
      <w:proofErr w:type="spellStart"/>
      <w:r w:rsidRPr="00B15A54">
        <w:rPr>
          <w:u w:val="single"/>
          <w:rPrChange w:id="172" w:author="Arthur Souza Rodrigues" w:date="2025-10-10T16:55:00Z" w16du:dateUtc="2025-10-10T20:55:00Z">
            <w:rPr/>
          </w:rPrChange>
        </w:rPr>
        <w:t>sociedade</w:t>
      </w:r>
      <w:proofErr w:type="spellEnd"/>
      <w:r w:rsidRPr="00B15A54">
        <w:rPr>
          <w:u w:val="single"/>
          <w:rPrChange w:id="173" w:author="Arthur Souza Rodrigues" w:date="2025-10-10T16:55:00Z" w16du:dateUtc="2025-10-10T20:55:00Z">
            <w:rPr/>
          </w:rPrChange>
        </w:rPr>
        <w:t xml:space="preserve"> ora </w:t>
      </w:r>
      <w:proofErr w:type="spellStart"/>
      <w:r w:rsidRPr="00B15A54">
        <w:rPr>
          <w:u w:val="single"/>
          <w:rPrChange w:id="174" w:author="Arthur Souza Rodrigues" w:date="2025-10-10T16:55:00Z" w16du:dateUtc="2025-10-10T20:55:00Z">
            <w:rPr/>
          </w:rPrChange>
        </w:rPr>
        <w:t>constituída</w:t>
      </w:r>
      <w:proofErr w:type="spellEnd"/>
      <w:r w:rsidRPr="00B15A54">
        <w:rPr>
          <w:u w:val="single"/>
          <w:rPrChange w:id="175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u w:val="single"/>
          <w:rPrChange w:id="176" w:author="Arthur Souza Rodrigues" w:date="2025-10-10T16:55:00Z" w16du:dateUtc="2025-10-10T20:55:00Z">
            <w:rPr/>
          </w:rPrChange>
        </w:rPr>
        <w:t>bem</w:t>
      </w:r>
      <w:proofErr w:type="spellEnd"/>
      <w:r w:rsidRPr="00B15A54">
        <w:rPr>
          <w:u w:val="single"/>
          <w:rPrChange w:id="17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u w:val="single"/>
          <w:rPrChange w:id="178" w:author="Arthur Souza Rodrigues" w:date="2025-10-10T16:55:00Z" w16du:dateUtc="2025-10-10T20:55:00Z">
            <w:rPr/>
          </w:rPrChange>
        </w:rPr>
        <w:t>como</w:t>
      </w:r>
      <w:proofErr w:type="spellEnd"/>
      <w:r w:rsidRPr="00B15A54">
        <w:rPr>
          <w:u w:val="single"/>
          <w:rPrChange w:id="17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u w:val="single"/>
          <w:rPrChange w:id="180" w:author="Arthur Souza Rodrigues" w:date="2025-10-10T16:55:00Z" w16du:dateUtc="2025-10-10T20:55:00Z">
            <w:rPr/>
          </w:rPrChange>
        </w:rPr>
        <w:t>mecanismos</w:t>
      </w:r>
      <w:proofErr w:type="spellEnd"/>
      <w:r w:rsidRPr="00B15A54">
        <w:rPr>
          <w:u w:val="single"/>
          <w:rPrChange w:id="18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u w:val="single"/>
          <w:rPrChange w:id="182" w:author="Arthur Souza Rodrigues" w:date="2025-10-10T16:55:00Z" w16du:dateUtc="2025-10-10T20:55:00Z">
            <w:rPr/>
          </w:rPrChange>
        </w:rPr>
        <w:t>avançados</w:t>
      </w:r>
      <w:proofErr w:type="spellEnd"/>
      <w:r w:rsidRPr="00B15A54">
        <w:rPr>
          <w:u w:val="single"/>
          <w:rPrChange w:id="183" w:author="Arthur Souza Rodrigues" w:date="2025-10-10T16:55:00Z" w16du:dateUtc="2025-10-10T20:55:00Z">
            <w:rPr/>
          </w:rPrChange>
        </w:rPr>
        <w:t xml:space="preserve"> de </w:t>
      </w:r>
      <w:proofErr w:type="spellStart"/>
      <w:r w:rsidRPr="00B15A54">
        <w:rPr>
          <w:u w:val="single"/>
          <w:rPrChange w:id="184" w:author="Arthur Souza Rodrigues" w:date="2025-10-10T16:55:00Z" w16du:dateUtc="2025-10-10T20:55:00Z">
            <w:rPr/>
          </w:rPrChange>
        </w:rPr>
        <w:t>proteção</w:t>
      </w:r>
      <w:proofErr w:type="spellEnd"/>
      <w:r w:rsidRPr="00B15A54">
        <w:rPr>
          <w:u w:val="single"/>
          <w:rPrChange w:id="18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u w:val="single"/>
          <w:rPrChange w:id="186" w:author="Arthur Souza Rodrigues" w:date="2025-10-10T16:55:00Z" w16du:dateUtc="2025-10-10T20:55:00Z">
            <w:rPr/>
          </w:rPrChange>
        </w:rPr>
        <w:t>aos</w:t>
      </w:r>
      <w:proofErr w:type="spellEnd"/>
      <w:r w:rsidRPr="00B15A54">
        <w:rPr>
          <w:u w:val="single"/>
          <w:rPrChange w:id="18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u w:val="single"/>
          <w:rPrChange w:id="188" w:author="Arthur Souza Rodrigues" w:date="2025-10-10T16:55:00Z" w16du:dateUtc="2025-10-10T20:55:00Z">
            <w:rPr/>
          </w:rPrChange>
        </w:rPr>
        <w:t>investidores</w:t>
      </w:r>
      <w:proofErr w:type="spellEnd"/>
      <w:r w:rsidRPr="00B15A54">
        <w:rPr>
          <w:u w:val="single"/>
          <w:rPrChange w:id="189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u w:val="single"/>
          <w:rPrChange w:id="190" w:author="Arthur Souza Rodrigues" w:date="2025-10-10T16:55:00Z" w16du:dateUtc="2025-10-10T20:55:00Z">
            <w:rPr/>
          </w:rPrChange>
        </w:rPr>
        <w:t>solução</w:t>
      </w:r>
      <w:proofErr w:type="spellEnd"/>
      <w:r w:rsidRPr="00B15A54">
        <w:rPr>
          <w:u w:val="single"/>
          <w:rPrChange w:id="191" w:author="Arthur Souza Rodrigues" w:date="2025-10-10T16:55:00Z" w16du:dateUtc="2025-10-10T20:55:00Z">
            <w:rPr/>
          </w:rPrChange>
        </w:rPr>
        <w:t xml:space="preserve"> de </w:t>
      </w:r>
      <w:proofErr w:type="spellStart"/>
      <w:r w:rsidRPr="00B15A54">
        <w:rPr>
          <w:u w:val="single"/>
          <w:rPrChange w:id="192" w:author="Arthur Souza Rodrigues" w:date="2025-10-10T16:55:00Z" w16du:dateUtc="2025-10-10T20:55:00Z">
            <w:rPr/>
          </w:rPrChange>
        </w:rPr>
        <w:t>conflitos</w:t>
      </w:r>
      <w:proofErr w:type="spellEnd"/>
      <w:r w:rsidRPr="00B15A54">
        <w:rPr>
          <w:u w:val="single"/>
          <w:rPrChange w:id="193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u w:val="single"/>
          <w:rPrChange w:id="194" w:author="Arthur Souza Rodrigues" w:date="2025-10-10T16:55:00Z" w16du:dateUtc="2025-10-10T20:55:00Z">
            <w:rPr/>
          </w:rPrChange>
        </w:rPr>
        <w:t>regras</w:t>
      </w:r>
      <w:proofErr w:type="spellEnd"/>
      <w:r w:rsidRPr="00B15A54">
        <w:rPr>
          <w:u w:val="single"/>
          <w:rPrChange w:id="195" w:author="Arthur Souza Rodrigues" w:date="2025-10-10T16:55:00Z" w16du:dateUtc="2025-10-10T20:55:00Z">
            <w:rPr/>
          </w:rPrChange>
        </w:rPr>
        <w:t xml:space="preserve"> de </w:t>
      </w:r>
      <w:proofErr w:type="spellStart"/>
      <w:r w:rsidRPr="00B15A54">
        <w:rPr>
          <w:u w:val="single"/>
          <w:rPrChange w:id="196" w:author="Arthur Souza Rodrigues" w:date="2025-10-10T16:55:00Z" w16du:dateUtc="2025-10-10T20:55:00Z">
            <w:rPr/>
          </w:rPrChange>
        </w:rPr>
        <w:t>liquidez</w:t>
      </w:r>
      <w:proofErr w:type="spellEnd"/>
      <w:r w:rsidRPr="00B15A54">
        <w:rPr>
          <w:u w:val="single"/>
          <w:rPrChange w:id="197" w:author="Arthur Souza Rodrigues" w:date="2025-10-10T16:55:00Z" w16du:dateUtc="2025-10-10T20:55:00Z">
            <w:rPr/>
          </w:rPrChange>
        </w:rPr>
        <w:t>.</w:t>
      </w:r>
    </w:p>
    <w:p w14:paraId="6EE1BC52" w14:textId="77777777" w:rsidR="00AB47DE" w:rsidRPr="00B15A54" w:rsidRDefault="00AB47DE" w:rsidP="00AB47DE">
      <w:pPr>
        <w:rPr>
          <w:b/>
          <w:i/>
          <w:rPrChange w:id="198" w:author="Arthur Souza Rodrigues" w:date="2025-10-10T16:55:00Z" w16du:dateUtc="2025-10-10T20:55:00Z">
            <w:rPr/>
          </w:rPrChange>
        </w:rPr>
      </w:pPr>
      <w:r w:rsidRPr="00B15A54">
        <w:rPr>
          <w:b/>
          <w:i/>
          <w:rPrChange w:id="199" w:author="Arthur Souza Rodrigues" w:date="2025-10-10T16:55:00Z" w16du:dateUtc="2025-10-10T20:55:00Z">
            <w:rPr/>
          </w:rPrChange>
        </w:rPr>
        <w:t>DEFINIÇÕES</w:t>
      </w:r>
    </w:p>
    <w:p w14:paraId="650277CB" w14:textId="77777777" w:rsidR="00AB47DE" w:rsidRPr="00B15A54" w:rsidRDefault="00AB47DE" w:rsidP="00AB47DE">
      <w:pPr>
        <w:rPr>
          <w:b/>
          <w:i/>
          <w:rPrChange w:id="200" w:author="Arthur Souza Rodrigues" w:date="2025-10-10T16:55:00Z" w16du:dateUtc="2025-10-10T20:55:00Z">
            <w:rPr/>
          </w:rPrChange>
        </w:rPr>
      </w:pPr>
      <w:r w:rsidRPr="00B15A54">
        <w:rPr>
          <w:b/>
          <w:i/>
          <w:rPrChange w:id="201" w:author="Arthur Souza Rodrigues" w:date="2025-10-10T16:55:00Z" w16du:dateUtc="2025-10-10T20:55:00Z">
            <w:rPr/>
          </w:rPrChange>
        </w:rPr>
        <w:t xml:space="preserve">Para </w:t>
      </w:r>
      <w:proofErr w:type="spellStart"/>
      <w:r w:rsidRPr="00B15A54">
        <w:rPr>
          <w:b/>
          <w:i/>
          <w:rPrChange w:id="202" w:author="Arthur Souza Rodrigues" w:date="2025-10-10T16:55:00Z" w16du:dateUtc="2025-10-10T20:55:00Z">
            <w:rPr/>
          </w:rPrChange>
        </w:rPr>
        <w:t>os</w:t>
      </w:r>
      <w:proofErr w:type="spellEnd"/>
      <w:r w:rsidRPr="00B15A54">
        <w:rPr>
          <w:b/>
          <w:i/>
          <w:rPrChange w:id="203" w:author="Arthur Souza Rodrigues" w:date="2025-10-10T16:55:00Z" w16du:dateUtc="2025-10-10T20:55:00Z">
            <w:rPr/>
          </w:rPrChange>
        </w:rPr>
        <w:t xml:space="preserve"> fins </w:t>
      </w:r>
      <w:proofErr w:type="spellStart"/>
      <w:r w:rsidRPr="00B15A54">
        <w:rPr>
          <w:b/>
          <w:i/>
          <w:rPrChange w:id="204" w:author="Arthur Souza Rodrigues" w:date="2025-10-10T16:55:00Z" w16du:dateUtc="2025-10-10T20:55:00Z">
            <w:rPr/>
          </w:rPrChange>
        </w:rPr>
        <w:t>deste</w:t>
      </w:r>
      <w:proofErr w:type="spellEnd"/>
      <w:r w:rsidRPr="00B15A54">
        <w:rPr>
          <w:b/>
          <w:i/>
          <w:rPrChange w:id="20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06" w:author="Arthur Souza Rodrigues" w:date="2025-10-10T16:55:00Z" w16du:dateUtc="2025-10-10T20:55:00Z">
            <w:rPr/>
          </w:rPrChange>
        </w:rPr>
        <w:t>Contrato</w:t>
      </w:r>
      <w:proofErr w:type="spellEnd"/>
      <w:r w:rsidRPr="00B15A54">
        <w:rPr>
          <w:b/>
          <w:i/>
          <w:rPrChange w:id="207" w:author="Arthur Souza Rodrigues" w:date="2025-10-10T16:55:00Z" w16du:dateUtc="2025-10-10T20:55:00Z">
            <w:rPr/>
          </w:rPrChange>
        </w:rPr>
        <w:t xml:space="preserve"> Social, </w:t>
      </w:r>
      <w:proofErr w:type="spellStart"/>
      <w:r w:rsidRPr="00B15A54">
        <w:rPr>
          <w:b/>
          <w:i/>
          <w:rPrChange w:id="208" w:author="Arthur Souza Rodrigues" w:date="2025-10-10T16:55:00Z" w16du:dateUtc="2025-10-10T20:55:00Z">
            <w:rPr/>
          </w:rPrChange>
        </w:rPr>
        <w:t>os</w:t>
      </w:r>
      <w:proofErr w:type="spellEnd"/>
      <w:r w:rsidRPr="00B15A54">
        <w:rPr>
          <w:b/>
          <w:i/>
          <w:rPrChange w:id="20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10" w:author="Arthur Souza Rodrigues" w:date="2025-10-10T16:55:00Z" w16du:dateUtc="2025-10-10T20:55:00Z">
            <w:rPr/>
          </w:rPrChange>
        </w:rPr>
        <w:t>termos</w:t>
      </w:r>
      <w:proofErr w:type="spellEnd"/>
      <w:r w:rsidRPr="00B15A54">
        <w:rPr>
          <w:b/>
          <w:i/>
          <w:rPrChange w:id="21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12" w:author="Arthur Souza Rodrigues" w:date="2025-10-10T16:55:00Z" w16du:dateUtc="2025-10-10T20:55:00Z">
            <w:rPr/>
          </w:rPrChange>
        </w:rPr>
        <w:t>abaixo</w:t>
      </w:r>
      <w:proofErr w:type="spellEnd"/>
      <w:r w:rsidRPr="00B15A54">
        <w:rPr>
          <w:b/>
          <w:i/>
          <w:rPrChange w:id="213" w:author="Arthur Souza Rodrigues" w:date="2025-10-10T16:55:00Z" w16du:dateUtc="2025-10-10T20:55:00Z">
            <w:rPr/>
          </w:rPrChange>
        </w:rPr>
        <w:t xml:space="preserve">, no singular </w:t>
      </w:r>
      <w:proofErr w:type="spellStart"/>
      <w:r w:rsidRPr="00B15A54">
        <w:rPr>
          <w:b/>
          <w:i/>
          <w:rPrChange w:id="214" w:author="Arthur Souza Rodrigues" w:date="2025-10-10T16:55:00Z" w16du:dateUtc="2025-10-10T20:55:00Z">
            <w:rPr/>
          </w:rPrChange>
        </w:rPr>
        <w:t>ou</w:t>
      </w:r>
      <w:proofErr w:type="spellEnd"/>
      <w:r w:rsidRPr="00B15A54">
        <w:rPr>
          <w:b/>
          <w:i/>
          <w:rPrChange w:id="215" w:author="Arthur Souza Rodrigues" w:date="2025-10-10T16:55:00Z" w16du:dateUtc="2025-10-10T20:55:00Z">
            <w:rPr/>
          </w:rPrChange>
        </w:rPr>
        <w:t xml:space="preserve"> plural, </w:t>
      </w:r>
      <w:proofErr w:type="spellStart"/>
      <w:r w:rsidRPr="00B15A54">
        <w:rPr>
          <w:b/>
          <w:i/>
          <w:rPrChange w:id="216" w:author="Arthur Souza Rodrigues" w:date="2025-10-10T16:55:00Z" w16du:dateUtc="2025-10-10T20:55:00Z">
            <w:rPr/>
          </w:rPrChange>
        </w:rPr>
        <w:t>terão</w:t>
      </w:r>
      <w:proofErr w:type="spellEnd"/>
      <w:r w:rsidRPr="00B15A54">
        <w:rPr>
          <w:b/>
          <w:i/>
          <w:rPrChange w:id="21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18" w:author="Arthur Souza Rodrigues" w:date="2025-10-10T16:55:00Z" w16du:dateUtc="2025-10-10T20:55:00Z">
            <w:rPr/>
          </w:rPrChange>
        </w:rPr>
        <w:t>os</w:t>
      </w:r>
      <w:proofErr w:type="spellEnd"/>
      <w:r w:rsidRPr="00B15A54">
        <w:rPr>
          <w:b/>
          <w:i/>
          <w:rPrChange w:id="21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20" w:author="Arthur Souza Rodrigues" w:date="2025-10-10T16:55:00Z" w16du:dateUtc="2025-10-10T20:55:00Z">
            <w:rPr/>
          </w:rPrChange>
        </w:rPr>
        <w:t>seguintes</w:t>
      </w:r>
      <w:proofErr w:type="spellEnd"/>
      <w:r w:rsidRPr="00B15A54">
        <w:rPr>
          <w:b/>
          <w:i/>
          <w:rPrChange w:id="22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22" w:author="Arthur Souza Rodrigues" w:date="2025-10-10T16:55:00Z" w16du:dateUtc="2025-10-10T20:55:00Z">
            <w:rPr/>
          </w:rPrChange>
        </w:rPr>
        <w:t>significados</w:t>
      </w:r>
      <w:proofErr w:type="spellEnd"/>
      <w:r w:rsidRPr="00B15A54">
        <w:rPr>
          <w:b/>
          <w:i/>
          <w:rPrChange w:id="223" w:author="Arthur Souza Rodrigues" w:date="2025-10-10T16:55:00Z" w16du:dateUtc="2025-10-10T20:55:00Z">
            <w:rPr/>
          </w:rPrChange>
        </w:rPr>
        <w:t>:</w:t>
      </w:r>
    </w:p>
    <w:p w14:paraId="2ABA9711" w14:textId="77777777" w:rsidR="00AB47DE" w:rsidRPr="00B15A54" w:rsidRDefault="00AB47DE" w:rsidP="00AB47DE">
      <w:pPr>
        <w:rPr>
          <w:b/>
          <w:i/>
          <w:rPrChange w:id="224" w:author="Arthur Souza Rodrigues" w:date="2025-10-10T16:55:00Z" w16du:dateUtc="2025-10-10T20:55:00Z">
            <w:rPr/>
          </w:rPrChange>
        </w:rPr>
      </w:pPr>
      <w:r w:rsidRPr="00B15A54">
        <w:rPr>
          <w:b/>
          <w:i/>
          <w:rPrChange w:id="225" w:author="Arthur Souza Rodrigues" w:date="2025-10-10T16:55:00Z" w16du:dateUtc="2025-10-10T20:55:00Z">
            <w:rPr/>
          </w:rPrChange>
        </w:rPr>
        <w:t>•</w:t>
      </w:r>
      <w:r w:rsidRPr="00B15A54">
        <w:rPr>
          <w:b/>
          <w:i/>
          <w:rPrChange w:id="226" w:author="Arthur Souza Rodrigues" w:date="2025-10-10T16:55:00Z" w16du:dateUtc="2025-10-10T20:55:00Z">
            <w:rPr/>
          </w:rPrChange>
        </w:rPr>
        <w:tab/>
      </w:r>
      <w:proofErr w:type="spellStart"/>
      <w:r w:rsidRPr="00B15A54">
        <w:rPr>
          <w:b/>
          <w:i/>
          <w:rPrChange w:id="227" w:author="Arthur Souza Rodrigues" w:date="2025-10-10T16:55:00Z" w16du:dateUtc="2025-10-10T20:55:00Z">
            <w:rPr/>
          </w:rPrChange>
        </w:rPr>
        <w:t>Administração</w:t>
      </w:r>
      <w:proofErr w:type="spellEnd"/>
      <w:r w:rsidRPr="00B15A54">
        <w:rPr>
          <w:b/>
          <w:i/>
          <w:rPrChange w:id="228" w:author="Arthur Souza Rodrigues" w:date="2025-10-10T16:55:00Z" w16du:dateUtc="2025-10-10T20:55:00Z">
            <w:rPr/>
          </w:rPrChange>
        </w:rPr>
        <w:t xml:space="preserve">: o(s) </w:t>
      </w:r>
      <w:proofErr w:type="spellStart"/>
      <w:r w:rsidRPr="00B15A54">
        <w:rPr>
          <w:b/>
          <w:i/>
          <w:rPrChange w:id="229" w:author="Arthur Souza Rodrigues" w:date="2025-10-10T16:55:00Z" w16du:dateUtc="2025-10-10T20:55:00Z">
            <w:rPr/>
          </w:rPrChange>
        </w:rPr>
        <w:t>administrador</w:t>
      </w:r>
      <w:proofErr w:type="spellEnd"/>
      <w:r w:rsidRPr="00B15A54">
        <w:rPr>
          <w:b/>
          <w:i/>
          <w:rPrChange w:id="230" w:author="Arthur Souza Rodrigues" w:date="2025-10-10T16:55:00Z" w16du:dateUtc="2025-10-10T20:55:00Z">
            <w:rPr/>
          </w:rPrChange>
        </w:rPr>
        <w:t xml:space="preserve">(es) </w:t>
      </w:r>
      <w:proofErr w:type="spellStart"/>
      <w:r w:rsidRPr="00B15A54">
        <w:rPr>
          <w:b/>
          <w:i/>
          <w:rPrChange w:id="231" w:author="Arthur Souza Rodrigues" w:date="2025-10-10T16:55:00Z" w16du:dateUtc="2025-10-10T20:55:00Z">
            <w:rPr/>
          </w:rPrChange>
        </w:rPr>
        <w:t>eleito</w:t>
      </w:r>
      <w:proofErr w:type="spellEnd"/>
      <w:r w:rsidRPr="00B15A54">
        <w:rPr>
          <w:b/>
          <w:i/>
          <w:rPrChange w:id="232" w:author="Arthur Souza Rodrigues" w:date="2025-10-10T16:55:00Z" w16du:dateUtc="2025-10-10T20:55:00Z">
            <w:rPr/>
          </w:rPrChange>
        </w:rPr>
        <w:t xml:space="preserve">(s) </w:t>
      </w:r>
      <w:proofErr w:type="spellStart"/>
      <w:r w:rsidRPr="00B15A54">
        <w:rPr>
          <w:b/>
          <w:i/>
          <w:rPrChange w:id="233" w:author="Arthur Souza Rodrigues" w:date="2025-10-10T16:55:00Z" w16du:dateUtc="2025-10-10T20:55:00Z">
            <w:rPr/>
          </w:rPrChange>
        </w:rPr>
        <w:t>na</w:t>
      </w:r>
      <w:proofErr w:type="spellEnd"/>
      <w:r w:rsidRPr="00B15A54">
        <w:rPr>
          <w:b/>
          <w:i/>
          <w:rPrChange w:id="234" w:author="Arthur Souza Rodrigues" w:date="2025-10-10T16:55:00Z" w16du:dateUtc="2025-10-10T20:55:00Z">
            <w:rPr/>
          </w:rPrChange>
        </w:rPr>
        <w:t xml:space="preserve"> forma </w:t>
      </w:r>
      <w:proofErr w:type="spellStart"/>
      <w:r w:rsidRPr="00B15A54">
        <w:rPr>
          <w:b/>
          <w:i/>
          <w:rPrChange w:id="235" w:author="Arthur Souza Rodrigues" w:date="2025-10-10T16:55:00Z" w16du:dateUtc="2025-10-10T20:55:00Z">
            <w:rPr/>
          </w:rPrChange>
        </w:rPr>
        <w:t>deste</w:t>
      </w:r>
      <w:proofErr w:type="spellEnd"/>
      <w:r w:rsidRPr="00B15A54">
        <w:rPr>
          <w:b/>
          <w:i/>
          <w:rPrChange w:id="236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37" w:author="Arthur Souza Rodrigues" w:date="2025-10-10T16:55:00Z" w16du:dateUtc="2025-10-10T20:55:00Z">
            <w:rPr/>
          </w:rPrChange>
        </w:rPr>
        <w:t>Contrato</w:t>
      </w:r>
      <w:proofErr w:type="spellEnd"/>
      <w:r w:rsidRPr="00B15A54">
        <w:rPr>
          <w:b/>
          <w:i/>
          <w:rPrChange w:id="238" w:author="Arthur Souza Rodrigues" w:date="2025-10-10T16:55:00Z" w16du:dateUtc="2025-10-10T20:55:00Z">
            <w:rPr/>
          </w:rPrChange>
        </w:rPr>
        <w:t xml:space="preserve"> Social.</w:t>
      </w:r>
    </w:p>
    <w:p w14:paraId="5342255E" w14:textId="77777777" w:rsidR="00AB47DE" w:rsidRPr="00B15A54" w:rsidRDefault="00AB47DE" w:rsidP="00AB47DE">
      <w:pPr>
        <w:rPr>
          <w:b/>
          <w:i/>
          <w:rPrChange w:id="239" w:author="Arthur Souza Rodrigues" w:date="2025-10-10T16:55:00Z" w16du:dateUtc="2025-10-10T20:55:00Z">
            <w:rPr/>
          </w:rPrChange>
        </w:rPr>
      </w:pPr>
      <w:r w:rsidRPr="00B15A54">
        <w:rPr>
          <w:b/>
          <w:i/>
          <w:rPrChange w:id="240" w:author="Arthur Souza Rodrigues" w:date="2025-10-10T16:55:00Z" w16du:dateUtc="2025-10-10T20:55:00Z">
            <w:rPr/>
          </w:rPrChange>
        </w:rPr>
        <w:t>•</w:t>
      </w:r>
      <w:r w:rsidRPr="00B15A54">
        <w:rPr>
          <w:b/>
          <w:i/>
          <w:rPrChange w:id="241" w:author="Arthur Souza Rodrigues" w:date="2025-10-10T16:55:00Z" w16du:dateUtc="2025-10-10T20:55:00Z">
            <w:rPr/>
          </w:rPrChange>
        </w:rPr>
        <w:tab/>
      </w:r>
      <w:proofErr w:type="spellStart"/>
      <w:r w:rsidRPr="00B15A54">
        <w:rPr>
          <w:b/>
          <w:i/>
          <w:rPrChange w:id="242" w:author="Arthur Souza Rodrigues" w:date="2025-10-10T16:55:00Z" w16du:dateUtc="2025-10-10T20:55:00Z">
            <w:rPr/>
          </w:rPrChange>
        </w:rPr>
        <w:t>Acordo</w:t>
      </w:r>
      <w:proofErr w:type="spellEnd"/>
      <w:r w:rsidRPr="00B15A54">
        <w:rPr>
          <w:b/>
          <w:i/>
          <w:rPrChange w:id="243" w:author="Arthur Souza Rodrigues" w:date="2025-10-10T16:55:00Z" w16du:dateUtc="2025-10-10T20:55:00Z">
            <w:rPr/>
          </w:rPrChange>
        </w:rPr>
        <w:t xml:space="preserve"> de </w:t>
      </w:r>
      <w:proofErr w:type="spellStart"/>
      <w:r w:rsidRPr="00B15A54">
        <w:rPr>
          <w:b/>
          <w:i/>
          <w:rPrChange w:id="244" w:author="Arthur Souza Rodrigues" w:date="2025-10-10T16:55:00Z" w16du:dateUtc="2025-10-10T20:55:00Z">
            <w:rPr/>
          </w:rPrChange>
        </w:rPr>
        <w:t>Quotistas</w:t>
      </w:r>
      <w:proofErr w:type="spellEnd"/>
      <w:r w:rsidRPr="00B15A54">
        <w:rPr>
          <w:b/>
          <w:i/>
          <w:rPrChange w:id="245" w:author="Arthur Souza Rodrigues" w:date="2025-10-10T16:55:00Z" w16du:dateUtc="2025-10-10T20:55:00Z">
            <w:rPr/>
          </w:rPrChange>
        </w:rPr>
        <w:t xml:space="preserve">: </w:t>
      </w:r>
      <w:proofErr w:type="spellStart"/>
      <w:r w:rsidRPr="00B15A54">
        <w:rPr>
          <w:b/>
          <w:i/>
          <w:rPrChange w:id="246" w:author="Arthur Souza Rodrigues" w:date="2025-10-10T16:55:00Z" w16du:dateUtc="2025-10-10T20:55:00Z">
            <w:rPr/>
          </w:rPrChange>
        </w:rPr>
        <w:t>acordo</w:t>
      </w:r>
      <w:proofErr w:type="spellEnd"/>
      <w:r w:rsidRPr="00B15A54">
        <w:rPr>
          <w:b/>
          <w:i/>
          <w:rPrChange w:id="24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48" w:author="Arthur Souza Rodrigues" w:date="2025-10-10T16:55:00Z" w16du:dateUtc="2025-10-10T20:55:00Z">
            <w:rPr/>
          </w:rPrChange>
        </w:rPr>
        <w:t>parassocial</w:t>
      </w:r>
      <w:proofErr w:type="spellEnd"/>
      <w:r w:rsidRPr="00B15A54">
        <w:rPr>
          <w:b/>
          <w:i/>
          <w:rPrChange w:id="249" w:author="Arthur Souza Rodrigues" w:date="2025-10-10T16:55:00Z" w16du:dateUtc="2025-10-10T20:55:00Z">
            <w:rPr/>
          </w:rPrChange>
        </w:rPr>
        <w:t xml:space="preserve">, se </w:t>
      </w:r>
      <w:proofErr w:type="spellStart"/>
      <w:r w:rsidRPr="00B15A54">
        <w:rPr>
          <w:b/>
          <w:i/>
          <w:rPrChange w:id="250" w:author="Arthur Souza Rodrigues" w:date="2025-10-10T16:55:00Z" w16du:dateUtc="2025-10-10T20:55:00Z">
            <w:rPr/>
          </w:rPrChange>
        </w:rPr>
        <w:t>existente</w:t>
      </w:r>
      <w:proofErr w:type="spellEnd"/>
      <w:r w:rsidRPr="00B15A54">
        <w:rPr>
          <w:b/>
          <w:i/>
          <w:rPrChange w:id="251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b/>
          <w:i/>
          <w:rPrChange w:id="252" w:author="Arthur Souza Rodrigues" w:date="2025-10-10T16:55:00Z" w16du:dateUtc="2025-10-10T20:55:00Z">
            <w:rPr/>
          </w:rPrChange>
        </w:rPr>
        <w:t>celebrado</w:t>
      </w:r>
      <w:proofErr w:type="spellEnd"/>
      <w:r w:rsidRPr="00B15A54">
        <w:rPr>
          <w:b/>
          <w:i/>
          <w:rPrChange w:id="25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54" w:author="Arthur Souza Rodrigues" w:date="2025-10-10T16:55:00Z" w16du:dateUtc="2025-10-10T20:55:00Z">
            <w:rPr/>
          </w:rPrChange>
        </w:rPr>
        <w:t>nos</w:t>
      </w:r>
      <w:proofErr w:type="spellEnd"/>
      <w:r w:rsidRPr="00B15A54">
        <w:rPr>
          <w:b/>
          <w:i/>
          <w:rPrChange w:id="25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56" w:author="Arthur Souza Rodrigues" w:date="2025-10-10T16:55:00Z" w16du:dateUtc="2025-10-10T20:55:00Z">
            <w:rPr/>
          </w:rPrChange>
        </w:rPr>
        <w:t>termos</w:t>
      </w:r>
      <w:proofErr w:type="spellEnd"/>
      <w:r w:rsidRPr="00B15A54">
        <w:rPr>
          <w:b/>
          <w:i/>
          <w:rPrChange w:id="257" w:author="Arthur Souza Rodrigues" w:date="2025-10-10T16:55:00Z" w16du:dateUtc="2025-10-10T20:55:00Z">
            <w:rPr/>
          </w:rPrChange>
        </w:rPr>
        <w:t xml:space="preserve"> da </w:t>
      </w:r>
      <w:proofErr w:type="spellStart"/>
      <w:r w:rsidRPr="00B15A54">
        <w:rPr>
          <w:b/>
          <w:i/>
          <w:rPrChange w:id="258" w:author="Arthur Souza Rodrigues" w:date="2025-10-10T16:55:00Z" w16du:dateUtc="2025-10-10T20:55:00Z">
            <w:rPr/>
          </w:rPrChange>
        </w:rPr>
        <w:t>legislação</w:t>
      </w:r>
      <w:proofErr w:type="spellEnd"/>
      <w:r w:rsidRPr="00B15A54">
        <w:rPr>
          <w:b/>
          <w:i/>
          <w:rPrChange w:id="25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rPrChange w:id="260" w:author="Arthur Souza Rodrigues" w:date="2025-10-10T16:55:00Z" w16du:dateUtc="2025-10-10T20:55:00Z">
            <w:rPr/>
          </w:rPrChange>
        </w:rPr>
        <w:t>aplicável</w:t>
      </w:r>
      <w:proofErr w:type="spellEnd"/>
      <w:r w:rsidRPr="00B15A54">
        <w:rPr>
          <w:b/>
          <w:i/>
          <w:rPrChange w:id="261" w:author="Arthur Souza Rodrigues" w:date="2025-10-10T16:55:00Z" w16du:dateUtc="2025-10-10T20:55:00Z">
            <w:rPr/>
          </w:rPrChange>
        </w:rPr>
        <w:t>.</w:t>
      </w:r>
    </w:p>
    <w:p w14:paraId="68732F43" w14:textId="77777777" w:rsidR="00AB47DE" w:rsidRPr="00B15A54" w:rsidRDefault="00AB47DE" w:rsidP="00AB47DE">
      <w:pPr>
        <w:rPr>
          <w:b/>
          <w:i/>
          <w:u w:val="single"/>
          <w:rPrChange w:id="262" w:author="Arthur Souza Rodrigues" w:date="2025-10-10T16:55:00Z" w16du:dateUtc="2025-10-10T20:55:00Z">
            <w:rPr/>
          </w:rPrChange>
        </w:rPr>
      </w:pPr>
      <w:r w:rsidRPr="00B15A54">
        <w:rPr>
          <w:b/>
          <w:i/>
          <w:u w:val="single"/>
          <w:rPrChange w:id="263" w:author="Arthur Souza Rodrigues" w:date="2025-10-10T16:55:00Z" w16du:dateUtc="2025-10-10T20:55:00Z">
            <w:rPr/>
          </w:rPrChange>
        </w:rPr>
        <w:t>OBJETO</w:t>
      </w:r>
    </w:p>
    <w:p w14:paraId="25E90544" w14:textId="77777777" w:rsidR="00AB47DE" w:rsidRPr="00B15A54" w:rsidRDefault="00AB47DE" w:rsidP="00AB47DE">
      <w:pPr>
        <w:rPr>
          <w:b/>
          <w:i/>
          <w:u w:val="single"/>
          <w:rPrChange w:id="264" w:author="Arthur Souza Rodrigues" w:date="2025-10-10T16:55:00Z" w16du:dateUtc="2025-10-10T20:55:00Z">
            <w:rPr/>
          </w:rPrChange>
        </w:rPr>
      </w:pPr>
      <w:r w:rsidRPr="00B15A54">
        <w:rPr>
          <w:b/>
          <w:i/>
          <w:u w:val="single"/>
          <w:rPrChange w:id="265" w:author="Arthur Souza Rodrigues" w:date="2025-10-10T16:55:00Z" w16du:dateUtc="2025-10-10T20:55:00Z">
            <w:rPr/>
          </w:rPrChange>
        </w:rPr>
        <w:t xml:space="preserve">4.1 A </w:t>
      </w:r>
      <w:proofErr w:type="spellStart"/>
      <w:r w:rsidRPr="00B15A54">
        <w:rPr>
          <w:b/>
          <w:i/>
          <w:u w:val="single"/>
          <w:rPrChange w:id="266" w:author="Arthur Souza Rodrigues" w:date="2025-10-10T16:55:00Z" w16du:dateUtc="2025-10-10T20:55:00Z">
            <w:rPr/>
          </w:rPrChange>
        </w:rPr>
        <w:t>Sociedade</w:t>
      </w:r>
      <w:proofErr w:type="spellEnd"/>
      <w:r w:rsidRPr="00B15A54">
        <w:rPr>
          <w:b/>
          <w:i/>
          <w:u w:val="single"/>
          <w:rPrChange w:id="26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268" w:author="Arthur Souza Rodrigues" w:date="2025-10-10T16:55:00Z" w16du:dateUtc="2025-10-10T20:55:00Z">
            <w:rPr/>
          </w:rPrChange>
        </w:rPr>
        <w:t>tem</w:t>
      </w:r>
      <w:proofErr w:type="spellEnd"/>
      <w:r w:rsidRPr="00B15A54">
        <w:rPr>
          <w:b/>
          <w:i/>
          <w:u w:val="single"/>
          <w:rPrChange w:id="26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270" w:author="Arthur Souza Rodrigues" w:date="2025-10-10T16:55:00Z" w16du:dateUtc="2025-10-10T20:55:00Z">
            <w:rPr/>
          </w:rPrChange>
        </w:rPr>
        <w:t>por</w:t>
      </w:r>
      <w:proofErr w:type="spellEnd"/>
      <w:r w:rsidRPr="00B15A54">
        <w:rPr>
          <w:b/>
          <w:i/>
          <w:u w:val="single"/>
          <w:rPrChange w:id="27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272" w:author="Arthur Souza Rodrigues" w:date="2025-10-10T16:55:00Z" w16du:dateUtc="2025-10-10T20:55:00Z">
            <w:rPr/>
          </w:rPrChange>
        </w:rPr>
        <w:t>objeto</w:t>
      </w:r>
      <w:proofErr w:type="spellEnd"/>
      <w:r w:rsidRPr="00B15A54">
        <w:rPr>
          <w:b/>
          <w:i/>
          <w:u w:val="single"/>
          <w:rPrChange w:id="273" w:author="Arthur Souza Rodrigues" w:date="2025-10-10T16:55:00Z" w16du:dateUtc="2025-10-10T20:55:00Z">
            <w:rPr/>
          </w:rPrChange>
        </w:rPr>
        <w:t xml:space="preserve"> social: [</w:t>
      </w:r>
      <w:proofErr w:type="spellStart"/>
      <w:r w:rsidRPr="00B15A54">
        <w:rPr>
          <w:b/>
          <w:i/>
          <w:u w:val="single"/>
          <w:rPrChange w:id="274" w:author="Arthur Souza Rodrigues" w:date="2025-10-10T16:55:00Z" w16du:dateUtc="2025-10-10T20:55:00Z">
            <w:rPr/>
          </w:rPrChange>
        </w:rPr>
        <w:t>descrever</w:t>
      </w:r>
      <w:proofErr w:type="spellEnd"/>
      <w:r w:rsidRPr="00B15A54">
        <w:rPr>
          <w:b/>
          <w:i/>
          <w:u w:val="single"/>
          <w:rPrChange w:id="275" w:author="Arthur Souza Rodrigues" w:date="2025-10-10T16:55:00Z" w16du:dateUtc="2025-10-10T20:55:00Z">
            <w:rPr/>
          </w:rPrChange>
        </w:rPr>
        <w:t xml:space="preserve"> de forma </w:t>
      </w:r>
      <w:proofErr w:type="spellStart"/>
      <w:r w:rsidRPr="00B15A54">
        <w:rPr>
          <w:b/>
          <w:i/>
          <w:u w:val="single"/>
          <w:rPrChange w:id="276" w:author="Arthur Souza Rodrigues" w:date="2025-10-10T16:55:00Z" w16du:dateUtc="2025-10-10T20:55:00Z">
            <w:rPr/>
          </w:rPrChange>
        </w:rPr>
        <w:t>clara</w:t>
      </w:r>
      <w:proofErr w:type="spellEnd"/>
      <w:r w:rsidRPr="00B15A54">
        <w:rPr>
          <w:b/>
          <w:i/>
          <w:u w:val="single"/>
          <w:rPrChange w:id="277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b/>
          <w:i/>
          <w:u w:val="single"/>
          <w:rPrChange w:id="278" w:author="Arthur Souza Rodrigues" w:date="2025-10-10T16:55:00Z" w16du:dateUtc="2025-10-10T20:55:00Z">
            <w:rPr/>
          </w:rPrChange>
        </w:rPr>
        <w:t>lícita</w:t>
      </w:r>
      <w:proofErr w:type="spellEnd"/>
      <w:r w:rsidRPr="00B15A54">
        <w:rPr>
          <w:b/>
          <w:i/>
          <w:u w:val="single"/>
          <w:rPrChange w:id="279" w:author="Arthur Souza Rodrigues" w:date="2025-10-10T16:55:00Z" w16du:dateUtc="2025-10-10T20:55:00Z">
            <w:rPr/>
          </w:rPrChange>
        </w:rPr>
        <w:t xml:space="preserve"> as </w:t>
      </w:r>
      <w:proofErr w:type="spellStart"/>
      <w:r w:rsidRPr="00B15A54">
        <w:rPr>
          <w:b/>
          <w:i/>
          <w:u w:val="single"/>
          <w:rPrChange w:id="280" w:author="Arthur Souza Rodrigues" w:date="2025-10-10T16:55:00Z" w16du:dateUtc="2025-10-10T20:55:00Z">
            <w:rPr/>
          </w:rPrChange>
        </w:rPr>
        <w:t>atividades</w:t>
      </w:r>
      <w:proofErr w:type="spellEnd"/>
      <w:r w:rsidRPr="00B15A54">
        <w:rPr>
          <w:b/>
          <w:i/>
          <w:u w:val="single"/>
          <w:rPrChange w:id="281" w:author="Arthur Souza Rodrigues" w:date="2025-10-10T16:55:00Z" w16du:dateUtc="2025-10-10T20:55:00Z">
            <w:rPr/>
          </w:rPrChange>
        </w:rPr>
        <w:t xml:space="preserve">], </w:t>
      </w:r>
      <w:proofErr w:type="spellStart"/>
      <w:r w:rsidRPr="00B15A54">
        <w:rPr>
          <w:b/>
          <w:i/>
          <w:u w:val="single"/>
          <w:rPrChange w:id="282" w:author="Arthur Souza Rodrigues" w:date="2025-10-10T16:55:00Z" w16du:dateUtc="2025-10-10T20:55:00Z">
            <w:rPr/>
          </w:rPrChange>
        </w:rPr>
        <w:t>podendo</w:t>
      </w:r>
      <w:proofErr w:type="spellEnd"/>
      <w:r w:rsidRPr="00B15A54">
        <w:rPr>
          <w:b/>
          <w:i/>
          <w:u w:val="single"/>
          <w:rPrChange w:id="28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284" w:author="Arthur Souza Rodrigues" w:date="2025-10-10T16:55:00Z" w16du:dateUtc="2025-10-10T20:55:00Z">
            <w:rPr/>
          </w:rPrChange>
        </w:rPr>
        <w:t>adotar</w:t>
      </w:r>
      <w:proofErr w:type="spellEnd"/>
      <w:r w:rsidRPr="00B15A54">
        <w:rPr>
          <w:b/>
          <w:i/>
          <w:u w:val="single"/>
          <w:rPrChange w:id="28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286" w:author="Arthur Souza Rodrigues" w:date="2025-10-10T16:55:00Z" w16du:dateUtc="2025-10-10T20:55:00Z">
            <w:rPr/>
          </w:rPrChange>
        </w:rPr>
        <w:t>referências</w:t>
      </w:r>
      <w:proofErr w:type="spellEnd"/>
      <w:r w:rsidRPr="00B15A54">
        <w:rPr>
          <w:b/>
          <w:i/>
          <w:u w:val="single"/>
          <w:rPrChange w:id="287" w:author="Arthur Souza Rodrigues" w:date="2025-10-10T16:55:00Z" w16du:dateUtc="2025-10-10T20:55:00Z">
            <w:rPr/>
          </w:rPrChange>
        </w:rPr>
        <w:t xml:space="preserve"> de CNAE </w:t>
      </w:r>
      <w:proofErr w:type="spellStart"/>
      <w:r w:rsidRPr="00B15A54">
        <w:rPr>
          <w:b/>
          <w:i/>
          <w:u w:val="single"/>
          <w:rPrChange w:id="288" w:author="Arthur Souza Rodrigues" w:date="2025-10-10T16:55:00Z" w16du:dateUtc="2025-10-10T20:55:00Z">
            <w:rPr/>
          </w:rPrChange>
        </w:rPr>
        <w:t>pertinentes</w:t>
      </w:r>
      <w:proofErr w:type="spellEnd"/>
      <w:r w:rsidRPr="00B15A54">
        <w:rPr>
          <w:b/>
          <w:i/>
          <w:u w:val="single"/>
          <w:rPrChange w:id="289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b/>
          <w:i/>
          <w:u w:val="single"/>
          <w:rPrChange w:id="290" w:author="Arthur Souza Rodrigues" w:date="2025-10-10T16:55:00Z" w16du:dateUtc="2025-10-10T20:55:00Z">
            <w:rPr/>
          </w:rPrChange>
        </w:rPr>
        <w:t>notadamente</w:t>
      </w:r>
      <w:proofErr w:type="spellEnd"/>
      <w:r w:rsidRPr="00B15A54">
        <w:rPr>
          <w:b/>
          <w:i/>
          <w:u w:val="single"/>
          <w:rPrChange w:id="291" w:author="Arthur Souza Rodrigues" w:date="2025-10-10T16:55:00Z" w16du:dateUtc="2025-10-10T20:55:00Z">
            <w:rPr/>
          </w:rPrChange>
        </w:rPr>
        <w:t xml:space="preserve"> [CNAE principal] e [CNAEs </w:t>
      </w:r>
      <w:proofErr w:type="spellStart"/>
      <w:r w:rsidRPr="00B15A54">
        <w:rPr>
          <w:b/>
          <w:i/>
          <w:u w:val="single"/>
          <w:rPrChange w:id="292" w:author="Arthur Souza Rodrigues" w:date="2025-10-10T16:55:00Z" w16du:dateUtc="2025-10-10T20:55:00Z">
            <w:rPr/>
          </w:rPrChange>
        </w:rPr>
        <w:t>secundários</w:t>
      </w:r>
      <w:proofErr w:type="spellEnd"/>
      <w:r w:rsidRPr="00B15A54">
        <w:rPr>
          <w:b/>
          <w:i/>
          <w:u w:val="single"/>
          <w:rPrChange w:id="293" w:author="Arthur Souza Rodrigues" w:date="2025-10-10T16:55:00Z" w16du:dateUtc="2025-10-10T20:55:00Z">
            <w:rPr/>
          </w:rPrChange>
        </w:rPr>
        <w:t xml:space="preserve">], </w:t>
      </w:r>
      <w:proofErr w:type="spellStart"/>
      <w:r w:rsidRPr="00B15A54">
        <w:rPr>
          <w:b/>
          <w:i/>
          <w:u w:val="single"/>
          <w:rPrChange w:id="294" w:author="Arthur Souza Rodrigues" w:date="2025-10-10T16:55:00Z" w16du:dateUtc="2025-10-10T20:55:00Z">
            <w:rPr/>
          </w:rPrChange>
        </w:rPr>
        <w:t>observadas</w:t>
      </w:r>
      <w:proofErr w:type="spellEnd"/>
      <w:r w:rsidRPr="00B15A54">
        <w:rPr>
          <w:b/>
          <w:i/>
          <w:u w:val="single"/>
          <w:rPrChange w:id="295" w:author="Arthur Souza Rodrigues" w:date="2025-10-10T16:55:00Z" w16du:dateUtc="2025-10-10T20:55:00Z">
            <w:rPr/>
          </w:rPrChange>
        </w:rPr>
        <w:t xml:space="preserve"> as </w:t>
      </w:r>
      <w:proofErr w:type="spellStart"/>
      <w:r w:rsidRPr="00B15A54">
        <w:rPr>
          <w:b/>
          <w:i/>
          <w:u w:val="single"/>
          <w:rPrChange w:id="296" w:author="Arthur Souza Rodrigues" w:date="2025-10-10T16:55:00Z" w16du:dateUtc="2025-10-10T20:55:00Z">
            <w:rPr/>
          </w:rPrChange>
        </w:rPr>
        <w:t>restrições</w:t>
      </w:r>
      <w:proofErr w:type="spellEnd"/>
      <w:r w:rsidRPr="00B15A54">
        <w:rPr>
          <w:b/>
          <w:i/>
          <w:u w:val="single"/>
          <w:rPrChange w:id="29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298" w:author="Arthur Souza Rodrigues" w:date="2025-10-10T16:55:00Z" w16du:dateUtc="2025-10-10T20:55:00Z">
            <w:rPr/>
          </w:rPrChange>
        </w:rPr>
        <w:t>legais</w:t>
      </w:r>
      <w:proofErr w:type="spellEnd"/>
      <w:r w:rsidRPr="00B15A54">
        <w:rPr>
          <w:b/>
          <w:i/>
          <w:u w:val="single"/>
          <w:rPrChange w:id="299" w:author="Arthur Souza Rodrigues" w:date="2025-10-10T16:55:00Z" w16du:dateUtc="2025-10-10T20:55:00Z">
            <w:rPr/>
          </w:rPrChange>
        </w:rPr>
        <w:t xml:space="preserve"> e </w:t>
      </w:r>
      <w:proofErr w:type="spellStart"/>
      <w:r w:rsidRPr="00B15A54">
        <w:rPr>
          <w:b/>
          <w:i/>
          <w:u w:val="single"/>
          <w:rPrChange w:id="300" w:author="Arthur Souza Rodrigues" w:date="2025-10-10T16:55:00Z" w16du:dateUtc="2025-10-10T20:55:00Z">
            <w:rPr/>
          </w:rPrChange>
        </w:rPr>
        <w:t>regulatórias</w:t>
      </w:r>
      <w:proofErr w:type="spellEnd"/>
      <w:r w:rsidRPr="00B15A54">
        <w:rPr>
          <w:b/>
          <w:i/>
          <w:u w:val="single"/>
          <w:rPrChange w:id="301" w:author="Arthur Souza Rodrigues" w:date="2025-10-10T16:55:00Z" w16du:dateUtc="2025-10-10T20:55:00Z">
            <w:rPr/>
          </w:rPrChange>
        </w:rPr>
        <w:t>.</w:t>
      </w:r>
    </w:p>
    <w:p w14:paraId="777BD911" w14:textId="77777777" w:rsidR="00AB47DE" w:rsidRPr="00B15A54" w:rsidRDefault="00AB47DE" w:rsidP="00AB47DE">
      <w:pPr>
        <w:rPr>
          <w:b/>
          <w:i/>
          <w:u w:val="single"/>
          <w:rPrChange w:id="302" w:author="Arthur Souza Rodrigues" w:date="2025-10-10T16:55:00Z" w16du:dateUtc="2025-10-10T20:55:00Z">
            <w:rPr/>
          </w:rPrChange>
        </w:rPr>
      </w:pPr>
      <w:r w:rsidRPr="00B15A54">
        <w:rPr>
          <w:b/>
          <w:i/>
          <w:u w:val="single"/>
          <w:rPrChange w:id="303" w:author="Arthur Souza Rodrigues" w:date="2025-10-10T16:55:00Z" w16du:dateUtc="2025-10-10T20:55:00Z">
            <w:rPr/>
          </w:rPrChange>
        </w:rPr>
        <w:t xml:space="preserve">4.2 A </w:t>
      </w:r>
      <w:proofErr w:type="spellStart"/>
      <w:r w:rsidRPr="00B15A54">
        <w:rPr>
          <w:b/>
          <w:i/>
          <w:u w:val="single"/>
          <w:rPrChange w:id="304" w:author="Arthur Souza Rodrigues" w:date="2025-10-10T16:55:00Z" w16du:dateUtc="2025-10-10T20:55:00Z">
            <w:rPr/>
          </w:rPrChange>
        </w:rPr>
        <w:t>Sociedade</w:t>
      </w:r>
      <w:proofErr w:type="spellEnd"/>
      <w:r w:rsidRPr="00B15A54">
        <w:rPr>
          <w:b/>
          <w:i/>
          <w:u w:val="single"/>
          <w:rPrChange w:id="30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06" w:author="Arthur Souza Rodrigues" w:date="2025-10-10T16:55:00Z" w16du:dateUtc="2025-10-10T20:55:00Z">
            <w:rPr/>
          </w:rPrChange>
        </w:rPr>
        <w:t>poderá</w:t>
      </w:r>
      <w:proofErr w:type="spellEnd"/>
      <w:r w:rsidRPr="00B15A54">
        <w:rPr>
          <w:b/>
          <w:i/>
          <w:u w:val="single"/>
          <w:rPrChange w:id="30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08" w:author="Arthur Souza Rodrigues" w:date="2025-10-10T16:55:00Z" w16du:dateUtc="2025-10-10T20:55:00Z">
            <w:rPr/>
          </w:rPrChange>
        </w:rPr>
        <w:t>realizar</w:t>
      </w:r>
      <w:proofErr w:type="spellEnd"/>
      <w:r w:rsidRPr="00B15A54">
        <w:rPr>
          <w:b/>
          <w:i/>
          <w:u w:val="single"/>
          <w:rPrChange w:id="30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10" w:author="Arthur Souza Rodrigues" w:date="2025-10-10T16:55:00Z" w16du:dateUtc="2025-10-10T20:55:00Z">
            <w:rPr/>
          </w:rPrChange>
        </w:rPr>
        <w:t>quaisquer</w:t>
      </w:r>
      <w:proofErr w:type="spellEnd"/>
      <w:r w:rsidRPr="00B15A54">
        <w:rPr>
          <w:b/>
          <w:i/>
          <w:u w:val="single"/>
          <w:rPrChange w:id="31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12" w:author="Arthur Souza Rodrigues" w:date="2025-10-10T16:55:00Z" w16du:dateUtc="2025-10-10T20:55:00Z">
            <w:rPr/>
          </w:rPrChange>
        </w:rPr>
        <w:t>atos</w:t>
      </w:r>
      <w:proofErr w:type="spellEnd"/>
      <w:r w:rsidRPr="00B15A54">
        <w:rPr>
          <w:b/>
          <w:i/>
          <w:u w:val="single"/>
          <w:rPrChange w:id="31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14" w:author="Arthur Souza Rodrigues" w:date="2025-10-10T16:55:00Z" w16du:dateUtc="2025-10-10T20:55:00Z">
            <w:rPr/>
          </w:rPrChange>
        </w:rPr>
        <w:t>correlatos</w:t>
      </w:r>
      <w:proofErr w:type="spellEnd"/>
      <w:r w:rsidRPr="00B15A54">
        <w:rPr>
          <w:b/>
          <w:i/>
          <w:u w:val="single"/>
          <w:rPrChange w:id="315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b/>
          <w:i/>
          <w:u w:val="single"/>
          <w:rPrChange w:id="316" w:author="Arthur Souza Rodrigues" w:date="2025-10-10T16:55:00Z" w16du:dateUtc="2025-10-10T20:55:00Z">
            <w:rPr/>
          </w:rPrChange>
        </w:rPr>
        <w:t>acessórios</w:t>
      </w:r>
      <w:proofErr w:type="spellEnd"/>
      <w:r w:rsidRPr="00B15A54">
        <w:rPr>
          <w:b/>
          <w:i/>
          <w:u w:val="single"/>
          <w:rPrChange w:id="31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18" w:author="Arthur Souza Rodrigues" w:date="2025-10-10T16:55:00Z" w16du:dateUtc="2025-10-10T20:55:00Z">
            <w:rPr/>
          </w:rPrChange>
        </w:rPr>
        <w:t>ou</w:t>
      </w:r>
      <w:proofErr w:type="spellEnd"/>
      <w:r w:rsidRPr="00B15A54">
        <w:rPr>
          <w:b/>
          <w:i/>
          <w:u w:val="single"/>
          <w:rPrChange w:id="31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20" w:author="Arthur Souza Rodrigues" w:date="2025-10-10T16:55:00Z" w16du:dateUtc="2025-10-10T20:55:00Z">
            <w:rPr/>
          </w:rPrChange>
        </w:rPr>
        <w:t>necessários</w:t>
      </w:r>
      <w:proofErr w:type="spellEnd"/>
      <w:r w:rsidRPr="00B15A54">
        <w:rPr>
          <w:b/>
          <w:i/>
          <w:u w:val="single"/>
          <w:rPrChange w:id="32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22" w:author="Arthur Souza Rodrigues" w:date="2025-10-10T16:55:00Z" w16du:dateUtc="2025-10-10T20:55:00Z">
            <w:rPr/>
          </w:rPrChange>
        </w:rPr>
        <w:t>ao</w:t>
      </w:r>
      <w:proofErr w:type="spellEnd"/>
      <w:r w:rsidRPr="00B15A54">
        <w:rPr>
          <w:b/>
          <w:i/>
          <w:u w:val="single"/>
          <w:rPrChange w:id="32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24" w:author="Arthur Souza Rodrigues" w:date="2025-10-10T16:55:00Z" w16du:dateUtc="2025-10-10T20:55:00Z">
            <w:rPr/>
          </w:rPrChange>
        </w:rPr>
        <w:t>cumprimento</w:t>
      </w:r>
      <w:proofErr w:type="spellEnd"/>
      <w:r w:rsidRPr="00B15A54">
        <w:rPr>
          <w:b/>
          <w:i/>
          <w:u w:val="single"/>
          <w:rPrChange w:id="325" w:author="Arthur Souza Rodrigues" w:date="2025-10-10T16:55:00Z" w16du:dateUtc="2025-10-10T20:55:00Z">
            <w:rPr/>
          </w:rPrChange>
        </w:rPr>
        <w:t xml:space="preserve"> de </w:t>
      </w:r>
      <w:proofErr w:type="spellStart"/>
      <w:r w:rsidRPr="00B15A54">
        <w:rPr>
          <w:b/>
          <w:i/>
          <w:u w:val="single"/>
          <w:rPrChange w:id="326" w:author="Arthur Souza Rodrigues" w:date="2025-10-10T16:55:00Z" w16du:dateUtc="2025-10-10T20:55:00Z">
            <w:rPr/>
          </w:rPrChange>
        </w:rPr>
        <w:t>seu</w:t>
      </w:r>
      <w:proofErr w:type="spellEnd"/>
      <w:r w:rsidRPr="00B15A54">
        <w:rPr>
          <w:b/>
          <w:i/>
          <w:u w:val="single"/>
          <w:rPrChange w:id="32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28" w:author="Arthur Souza Rodrigues" w:date="2025-10-10T16:55:00Z" w16du:dateUtc="2025-10-10T20:55:00Z">
            <w:rPr/>
          </w:rPrChange>
        </w:rPr>
        <w:t>objeto</w:t>
      </w:r>
      <w:proofErr w:type="spellEnd"/>
      <w:r w:rsidRPr="00B15A54">
        <w:rPr>
          <w:b/>
          <w:i/>
          <w:u w:val="single"/>
          <w:rPrChange w:id="329" w:author="Arthur Souza Rodrigues" w:date="2025-10-10T16:55:00Z" w16du:dateUtc="2025-10-10T20:55:00Z">
            <w:rPr/>
          </w:rPrChange>
        </w:rPr>
        <w:t xml:space="preserve">, inclusive </w:t>
      </w:r>
      <w:proofErr w:type="spellStart"/>
      <w:r w:rsidRPr="00B15A54">
        <w:rPr>
          <w:b/>
          <w:i/>
          <w:u w:val="single"/>
          <w:rPrChange w:id="330" w:author="Arthur Souza Rodrigues" w:date="2025-10-10T16:55:00Z" w16du:dateUtc="2025-10-10T20:55:00Z">
            <w:rPr/>
          </w:rPrChange>
        </w:rPr>
        <w:t>participação</w:t>
      </w:r>
      <w:proofErr w:type="spellEnd"/>
      <w:r w:rsidRPr="00B15A54">
        <w:rPr>
          <w:b/>
          <w:i/>
          <w:u w:val="single"/>
          <w:rPrChange w:id="33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32" w:author="Arthur Souza Rodrigues" w:date="2025-10-10T16:55:00Z" w16du:dateUtc="2025-10-10T20:55:00Z">
            <w:rPr/>
          </w:rPrChange>
        </w:rPr>
        <w:t>em</w:t>
      </w:r>
      <w:proofErr w:type="spellEnd"/>
      <w:r w:rsidRPr="00B15A54">
        <w:rPr>
          <w:b/>
          <w:i/>
          <w:u w:val="single"/>
          <w:rPrChange w:id="33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34" w:author="Arthur Souza Rodrigues" w:date="2025-10-10T16:55:00Z" w16du:dateUtc="2025-10-10T20:55:00Z">
            <w:rPr/>
          </w:rPrChange>
        </w:rPr>
        <w:t>outras</w:t>
      </w:r>
      <w:proofErr w:type="spellEnd"/>
      <w:r w:rsidRPr="00B15A54">
        <w:rPr>
          <w:b/>
          <w:i/>
          <w:u w:val="single"/>
          <w:rPrChange w:id="33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36" w:author="Arthur Souza Rodrigues" w:date="2025-10-10T16:55:00Z" w16du:dateUtc="2025-10-10T20:55:00Z">
            <w:rPr/>
          </w:rPrChange>
        </w:rPr>
        <w:t>sociedades</w:t>
      </w:r>
      <w:proofErr w:type="spellEnd"/>
      <w:r w:rsidRPr="00B15A54">
        <w:rPr>
          <w:b/>
          <w:i/>
          <w:u w:val="single"/>
          <w:rPrChange w:id="337" w:author="Arthur Souza Rodrigues" w:date="2025-10-10T16:55:00Z" w16du:dateUtc="2025-10-10T20:55:00Z">
            <w:rPr/>
          </w:rPrChange>
        </w:rPr>
        <w:t xml:space="preserve">, </w:t>
      </w:r>
      <w:proofErr w:type="spellStart"/>
      <w:r w:rsidRPr="00B15A54">
        <w:rPr>
          <w:b/>
          <w:i/>
          <w:u w:val="single"/>
          <w:rPrChange w:id="338" w:author="Arthur Souza Rodrigues" w:date="2025-10-10T16:55:00Z" w16du:dateUtc="2025-10-10T20:55:00Z">
            <w:rPr/>
          </w:rPrChange>
        </w:rPr>
        <w:t>desde</w:t>
      </w:r>
      <w:proofErr w:type="spellEnd"/>
      <w:r w:rsidRPr="00B15A54">
        <w:rPr>
          <w:b/>
          <w:i/>
          <w:u w:val="single"/>
          <w:rPrChange w:id="33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40" w:author="Arthur Souza Rodrigues" w:date="2025-10-10T16:55:00Z" w16du:dateUtc="2025-10-10T20:55:00Z">
            <w:rPr/>
          </w:rPrChange>
        </w:rPr>
        <w:t>que</w:t>
      </w:r>
      <w:proofErr w:type="spellEnd"/>
      <w:r w:rsidRPr="00B15A54">
        <w:rPr>
          <w:b/>
          <w:i/>
          <w:u w:val="single"/>
          <w:rPrChange w:id="341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42" w:author="Arthur Souza Rodrigues" w:date="2025-10-10T16:55:00Z" w16du:dateUtc="2025-10-10T20:55:00Z">
            <w:rPr/>
          </w:rPrChange>
        </w:rPr>
        <w:t>deliberado</w:t>
      </w:r>
      <w:proofErr w:type="spellEnd"/>
      <w:r w:rsidRPr="00B15A54">
        <w:rPr>
          <w:b/>
          <w:i/>
          <w:u w:val="single"/>
          <w:rPrChange w:id="343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44" w:author="Arthur Souza Rodrigues" w:date="2025-10-10T16:55:00Z" w16du:dateUtc="2025-10-10T20:55:00Z">
            <w:rPr/>
          </w:rPrChange>
        </w:rPr>
        <w:t>nos</w:t>
      </w:r>
      <w:proofErr w:type="spellEnd"/>
      <w:r w:rsidRPr="00B15A54">
        <w:rPr>
          <w:b/>
          <w:i/>
          <w:u w:val="single"/>
          <w:rPrChange w:id="345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46" w:author="Arthur Souza Rodrigues" w:date="2025-10-10T16:55:00Z" w16du:dateUtc="2025-10-10T20:55:00Z">
            <w:rPr/>
          </w:rPrChange>
        </w:rPr>
        <w:t>termos</w:t>
      </w:r>
      <w:proofErr w:type="spellEnd"/>
      <w:r w:rsidRPr="00B15A54">
        <w:rPr>
          <w:b/>
          <w:i/>
          <w:u w:val="single"/>
          <w:rPrChange w:id="347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48" w:author="Arthur Souza Rodrigues" w:date="2025-10-10T16:55:00Z" w16du:dateUtc="2025-10-10T20:55:00Z">
            <w:rPr/>
          </w:rPrChange>
        </w:rPr>
        <w:t>deste</w:t>
      </w:r>
      <w:proofErr w:type="spellEnd"/>
      <w:r w:rsidRPr="00B15A54">
        <w:rPr>
          <w:b/>
          <w:i/>
          <w:u w:val="single"/>
          <w:rPrChange w:id="349" w:author="Arthur Souza Rodrigues" w:date="2025-10-10T16:55:00Z" w16du:dateUtc="2025-10-10T20:55:00Z">
            <w:rPr/>
          </w:rPrChange>
        </w:rPr>
        <w:t xml:space="preserve"> </w:t>
      </w:r>
      <w:proofErr w:type="spellStart"/>
      <w:r w:rsidRPr="00B15A54">
        <w:rPr>
          <w:b/>
          <w:i/>
          <w:u w:val="single"/>
          <w:rPrChange w:id="350" w:author="Arthur Souza Rodrigues" w:date="2025-10-10T16:55:00Z" w16du:dateUtc="2025-10-10T20:55:00Z">
            <w:rPr/>
          </w:rPrChange>
        </w:rPr>
        <w:t>Contrato</w:t>
      </w:r>
      <w:proofErr w:type="spellEnd"/>
      <w:r w:rsidRPr="00B15A54">
        <w:rPr>
          <w:b/>
          <w:i/>
          <w:u w:val="single"/>
          <w:rPrChange w:id="351" w:author="Arthur Souza Rodrigues" w:date="2025-10-10T16:55:00Z" w16du:dateUtc="2025-10-10T20:55:00Z">
            <w:rPr/>
          </w:rPrChange>
        </w:rPr>
        <w:t xml:space="preserve"> Social e da lei.</w:t>
      </w:r>
    </w:p>
    <w:p w14:paraId="6543596F" w14:textId="77777777" w:rsidR="00AB47DE" w:rsidRDefault="00AB47DE" w:rsidP="00AB47DE">
      <w:pPr>
        <w:rPr>
          <w:del w:id="352" w:author="Arthur Souza Rodrigues" w:date="2025-10-10T16:55:00Z" w16du:dateUtc="2025-10-10T20:55:00Z"/>
        </w:rPr>
      </w:pPr>
      <w:del w:id="353" w:author="Arthur Souza Rodrigues" w:date="2025-10-10T16:55:00Z" w16du:dateUtc="2025-10-10T20:55:00Z">
        <w:r>
          <w:delText>NOME EMPRESARIAL, SEDE, PRAZO E EXERCÍCIO SOCIAL</w:delText>
        </w:r>
      </w:del>
    </w:p>
    <w:p w14:paraId="63CAE5B1" w14:textId="77777777" w:rsidR="00AB47DE" w:rsidRDefault="00AB47DE" w:rsidP="00AB47DE">
      <w:pPr>
        <w:rPr>
          <w:del w:id="354" w:author="Arthur Souza Rodrigues" w:date="2025-10-10T16:55:00Z" w16du:dateUtc="2025-10-10T20:55:00Z"/>
        </w:rPr>
      </w:pPr>
      <w:del w:id="355" w:author="Arthur Souza Rodrigues" w:date="2025-10-10T16:55:00Z" w16du:dateUtc="2025-10-10T20:55:00Z">
        <w:r>
          <w:delText>5.1 Nome empresarial: [NOME EMPRESARIAL] LTDA. (sempre com o sufixo “Ltda.”).</w:delText>
        </w:r>
      </w:del>
    </w:p>
    <w:p w14:paraId="79DAA67E" w14:textId="77777777" w:rsidR="00AB47DE" w:rsidRDefault="00AB47DE" w:rsidP="00AB47DE">
      <w:pPr>
        <w:rPr>
          <w:del w:id="356" w:author="Arthur Souza Rodrigues" w:date="2025-10-10T16:55:00Z" w16du:dateUtc="2025-10-10T20:55:00Z"/>
        </w:rPr>
      </w:pPr>
      <w:del w:id="357" w:author="Arthur Souza Rodrigues" w:date="2025-10-10T16:55:00Z" w16du:dateUtc="2025-10-10T20:55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72007724" w14:textId="77777777" w:rsidR="00AB47DE" w:rsidRDefault="00AB47DE" w:rsidP="00AB47DE">
      <w:r>
        <w:t xml:space="preserve">6.1 O Capital Social é de R$ [VALOR], </w:t>
      </w:r>
      <w:proofErr w:type="spellStart"/>
      <w:r>
        <w:t>dividido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[NÚMERO] quotas com valor nominal de R$ [VALOR], </w:t>
      </w:r>
      <w:proofErr w:type="spellStart"/>
      <w:r>
        <w:t>subscritas</w:t>
      </w:r>
      <w:proofErr w:type="spellEnd"/>
      <w:r>
        <w:t xml:space="preserve"> e </w:t>
      </w:r>
      <w:proofErr w:type="spellStart"/>
      <w:r>
        <w:t>integralizadas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proporções</w:t>
      </w:r>
      <w:proofErr w:type="spellEnd"/>
      <w:r>
        <w:t>:</w:t>
      </w:r>
    </w:p>
    <w:p w14:paraId="16E78FF3" w14:textId="77777777" w:rsidR="00AB47DE" w:rsidRDefault="00AB47DE" w:rsidP="00AB47DE">
      <w:r>
        <w:t>•</w:t>
      </w:r>
      <w:r>
        <w:tab/>
        <w:t xml:space="preserve">[SÓCIO 1]: [NÚMERO] quotas, total R$ [VALOR], </w:t>
      </w:r>
      <w:proofErr w:type="spellStart"/>
      <w:r>
        <w:t>equivalente</w:t>
      </w:r>
      <w:proofErr w:type="spellEnd"/>
      <w:r>
        <w:t xml:space="preserve"> a [PERCENTUAL]% do capital.</w:t>
      </w:r>
    </w:p>
    <w:p w14:paraId="4C8A1818" w14:textId="77777777" w:rsidR="00AB47DE" w:rsidRDefault="00AB47DE" w:rsidP="00AB47DE">
      <w:r>
        <w:t>•</w:t>
      </w:r>
      <w:r>
        <w:tab/>
        <w:t xml:space="preserve">[SÓCIO 2]: [NÚMERO] quotas, total R$ [VALOR], </w:t>
      </w:r>
      <w:proofErr w:type="spellStart"/>
      <w:r>
        <w:t>equivalente</w:t>
      </w:r>
      <w:proofErr w:type="spellEnd"/>
      <w:r>
        <w:t xml:space="preserve"> a [PERCENTUAL]%. [</w:t>
      </w:r>
      <w:proofErr w:type="spellStart"/>
      <w:r>
        <w:t>adapte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>]</w:t>
      </w:r>
    </w:p>
    <w:p w14:paraId="68CB411C" w14:textId="77777777" w:rsidR="00AB47DE" w:rsidRDefault="00AB47DE" w:rsidP="00AB47DE">
      <w:r>
        <w:t xml:space="preserve">6.2 </w:t>
      </w:r>
      <w:proofErr w:type="spellStart"/>
      <w:r>
        <w:t>Integralização</w:t>
      </w:r>
      <w:proofErr w:type="spellEnd"/>
      <w:r>
        <w:t>:</w:t>
      </w:r>
    </w:p>
    <w:p w14:paraId="588DBAB1" w14:textId="77777777" w:rsidR="00AB47DE" w:rsidRDefault="00AB47DE" w:rsidP="00AB47DE">
      <w:r>
        <w:t>•</w:t>
      </w:r>
      <w:r>
        <w:tab/>
        <w:t xml:space="preserve">[OPÇÃO A – </w:t>
      </w:r>
      <w:proofErr w:type="spellStart"/>
      <w:r>
        <w:t>Dinheiro</w:t>
      </w:r>
      <w:proofErr w:type="spellEnd"/>
      <w:r>
        <w:t xml:space="preserve">]: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moeda</w:t>
      </w:r>
      <w:proofErr w:type="spellEnd"/>
      <w:r>
        <w:t xml:space="preserve"> </w:t>
      </w:r>
      <w:proofErr w:type="spellStart"/>
      <w:r>
        <w:t>corrente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>, à vista/</w:t>
      </w:r>
      <w:proofErr w:type="spellStart"/>
      <w:r>
        <w:t>parcelado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>: [</w:t>
      </w:r>
      <w:proofErr w:type="spellStart"/>
      <w:r>
        <w:t>detalhar</w:t>
      </w:r>
      <w:proofErr w:type="spellEnd"/>
      <w:r>
        <w:t xml:space="preserve"> </w:t>
      </w:r>
      <w:proofErr w:type="spellStart"/>
      <w:r>
        <w:t>parcelas</w:t>
      </w:r>
      <w:proofErr w:type="spellEnd"/>
      <w:r>
        <w:t xml:space="preserve">, </w:t>
      </w:r>
      <w:proofErr w:type="spellStart"/>
      <w:r>
        <w:t>vencimentos</w:t>
      </w:r>
      <w:proofErr w:type="spellEnd"/>
      <w:r>
        <w:t xml:space="preserve">, </w:t>
      </w:r>
      <w:proofErr w:type="spellStart"/>
      <w:r>
        <w:t>atualização</w:t>
      </w:r>
      <w:proofErr w:type="spellEnd"/>
      <w:r>
        <w:t xml:space="preserve"> e </w:t>
      </w:r>
      <w:proofErr w:type="spellStart"/>
      <w:r>
        <w:t>encargos</w:t>
      </w:r>
      <w:proofErr w:type="spellEnd"/>
      <w:r>
        <w:t>].</w:t>
      </w:r>
    </w:p>
    <w:p w14:paraId="50400B3D" w14:textId="77777777" w:rsidR="00AB47DE" w:rsidRDefault="00AB47DE" w:rsidP="00AB47DE">
      <w:r>
        <w:t>•</w:t>
      </w:r>
      <w:r>
        <w:tab/>
        <w:t xml:space="preserve">[OPÇÃO B – Bens]: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conferência</w:t>
      </w:r>
      <w:proofErr w:type="spellEnd"/>
      <w:r>
        <w:t xml:space="preserve"> dos </w:t>
      </w:r>
      <w:proofErr w:type="spellStart"/>
      <w:r>
        <w:t>seguintes</w:t>
      </w:r>
      <w:proofErr w:type="spellEnd"/>
      <w:r>
        <w:t xml:space="preserve"> bens </w:t>
      </w:r>
      <w:proofErr w:type="spellStart"/>
      <w:r>
        <w:t>suscetíveis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dinheiro</w:t>
      </w:r>
      <w:proofErr w:type="spellEnd"/>
      <w:r>
        <w:t>: [</w:t>
      </w:r>
      <w:proofErr w:type="spellStart"/>
      <w:r>
        <w:t>descrever</w:t>
      </w:r>
      <w:proofErr w:type="spellEnd"/>
      <w:r>
        <w:t xml:space="preserve">], </w:t>
      </w:r>
      <w:proofErr w:type="spellStart"/>
      <w:r>
        <w:t>avaliados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</w:t>
      </w:r>
      <w:proofErr w:type="spellStart"/>
      <w:r>
        <w:t>laudo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>/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] </w:t>
      </w:r>
      <w:proofErr w:type="spellStart"/>
      <w:r>
        <w:t>anexo</w:t>
      </w:r>
      <w:proofErr w:type="spellEnd"/>
      <w:r>
        <w:t xml:space="preserve">, </w:t>
      </w:r>
      <w:proofErr w:type="spellStart"/>
      <w:r>
        <w:t>respondendo</w:t>
      </w:r>
      <w:proofErr w:type="spellEnd"/>
      <w:r>
        <w:t xml:space="preserve"> o </w:t>
      </w:r>
      <w:proofErr w:type="spellStart"/>
      <w:r>
        <w:t>Sócio</w:t>
      </w:r>
      <w:proofErr w:type="spellEnd"/>
      <w:r>
        <w:t xml:space="preserve"> pela </w:t>
      </w:r>
      <w:proofErr w:type="spellStart"/>
      <w:r>
        <w:t>evicção</w:t>
      </w:r>
      <w:proofErr w:type="spellEnd"/>
      <w:r>
        <w:t xml:space="preserve"> e </w:t>
      </w:r>
      <w:proofErr w:type="spellStart"/>
      <w:r>
        <w:t>vícios</w:t>
      </w:r>
      <w:proofErr w:type="spellEnd"/>
      <w:r>
        <w:t xml:space="preserve"> (CC, arts. 1.004 e 1.055, §1º).</w:t>
      </w:r>
    </w:p>
    <w:p w14:paraId="43FC156D" w14:textId="77777777" w:rsidR="00AB47DE" w:rsidRDefault="00AB47DE" w:rsidP="00AB47DE">
      <w:r>
        <w:t>•</w:t>
      </w:r>
      <w:r>
        <w:tab/>
        <w:t xml:space="preserve">[OPÇÃO C – Serviços]: [NOTA DO REDATOR: </w:t>
      </w:r>
      <w:proofErr w:type="spellStart"/>
      <w:r>
        <w:t>Contribuições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aceitas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capital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sociedades</w:t>
      </w:r>
      <w:proofErr w:type="spellEnd"/>
      <w:r>
        <w:t xml:space="preserve"> </w:t>
      </w:r>
      <w:proofErr w:type="spellStart"/>
      <w:r>
        <w:t>empresárias</w:t>
      </w:r>
      <w:proofErr w:type="spellEnd"/>
      <w:r>
        <w:t xml:space="preserve"> </w:t>
      </w:r>
      <w:proofErr w:type="spellStart"/>
      <w:r>
        <w:t>limitadas</w:t>
      </w:r>
      <w:proofErr w:type="spellEnd"/>
      <w:r>
        <w:t xml:space="preserve">; </w:t>
      </w:r>
      <w:proofErr w:type="spellStart"/>
      <w:r>
        <w:t>admitem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sociedades</w:t>
      </w:r>
      <w:proofErr w:type="spellEnd"/>
      <w:r>
        <w:t xml:space="preserve"> simples. Se </w:t>
      </w:r>
      <w:proofErr w:type="spellStart"/>
      <w:r>
        <w:t>necessário</w:t>
      </w:r>
      <w:proofErr w:type="spellEnd"/>
      <w:r>
        <w:t xml:space="preserve">, </w:t>
      </w:r>
      <w:proofErr w:type="spellStart"/>
      <w:r>
        <w:t>estruturar</w:t>
      </w:r>
      <w:proofErr w:type="spellEnd"/>
      <w:r>
        <w:t xml:space="preserve"> via </w:t>
      </w:r>
      <w:proofErr w:type="spellStart"/>
      <w:r>
        <w:t>prestação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planos</w:t>
      </w:r>
      <w:proofErr w:type="spellEnd"/>
      <w:r>
        <w:t xml:space="preserve"> de </w:t>
      </w:r>
      <w:proofErr w:type="spellStart"/>
      <w:r>
        <w:t>incentivo</w:t>
      </w:r>
      <w:proofErr w:type="spellEnd"/>
      <w:r>
        <w:t xml:space="preserve">/vesting,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integralização</w:t>
      </w:r>
      <w:proofErr w:type="spellEnd"/>
      <w:r>
        <w:t xml:space="preserve"> de capital com </w:t>
      </w:r>
      <w:proofErr w:type="spellStart"/>
      <w:r>
        <w:t>serviços</w:t>
      </w:r>
      <w:proofErr w:type="spellEnd"/>
      <w:r>
        <w:t>.]</w:t>
      </w:r>
    </w:p>
    <w:p w14:paraId="38CED083" w14:textId="77777777" w:rsidR="00AB47DE" w:rsidRDefault="00AB47DE" w:rsidP="00AB47DE">
      <w:r>
        <w:t xml:space="preserve">6.3 </w:t>
      </w:r>
      <w:proofErr w:type="spellStart"/>
      <w:r>
        <w:t>Chamadas</w:t>
      </w:r>
      <w:proofErr w:type="spellEnd"/>
      <w:r>
        <w:t xml:space="preserve"> de capital: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aumentos</w:t>
      </w:r>
      <w:proofErr w:type="spellEnd"/>
      <w:r>
        <w:t xml:space="preserve"> de capital 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chamadas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da </w:t>
      </w:r>
      <w:proofErr w:type="spellStart"/>
      <w:r>
        <w:t>Cláusula</w:t>
      </w:r>
      <w:proofErr w:type="spellEnd"/>
      <w:r>
        <w:t xml:space="preserve"> 7.3 e </w:t>
      </w:r>
      <w:proofErr w:type="spellStart"/>
      <w:r>
        <w:t>Cláusula</w:t>
      </w:r>
      <w:proofErr w:type="spellEnd"/>
      <w:r>
        <w:t xml:space="preserve"> 11, </w:t>
      </w:r>
      <w:proofErr w:type="spellStart"/>
      <w:r>
        <w:t>preservado</w:t>
      </w:r>
      <w:proofErr w:type="spellEnd"/>
      <w:r>
        <w:t xml:space="preserve"> o </w:t>
      </w:r>
      <w:proofErr w:type="spellStart"/>
      <w:r>
        <w:t>direito</w:t>
      </w:r>
      <w:proofErr w:type="spellEnd"/>
      <w:r>
        <w:t xml:space="preserve"> de </w:t>
      </w:r>
      <w:proofErr w:type="spellStart"/>
      <w:r>
        <w:t>preferência</w:t>
      </w:r>
      <w:proofErr w:type="spellEnd"/>
      <w:r>
        <w:t xml:space="preserve">, salvo </w:t>
      </w:r>
      <w:proofErr w:type="spellStart"/>
      <w:r>
        <w:t>deliberação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contrário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legais</w:t>
      </w:r>
      <w:proofErr w:type="spellEnd"/>
      <w:r>
        <w:t>.</w:t>
      </w:r>
    </w:p>
    <w:p w14:paraId="71220A3A" w14:textId="77777777" w:rsidR="00AB47DE" w:rsidRDefault="00AB47DE" w:rsidP="00AB47DE">
      <w:r>
        <w:t xml:space="preserve">6.4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integralização</w:t>
      </w:r>
      <w:proofErr w:type="spellEnd"/>
      <w:r>
        <w:t xml:space="preserve">: O </w:t>
      </w:r>
      <w:proofErr w:type="spellStart"/>
      <w:r>
        <w:t>Sócio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mora </w:t>
      </w:r>
      <w:proofErr w:type="spellStart"/>
      <w:r>
        <w:t>sujeita</w:t>
      </w:r>
      <w:proofErr w:type="spellEnd"/>
      <w:r>
        <w:t>-</w:t>
      </w:r>
      <w:proofErr w:type="spellStart"/>
      <w:r>
        <w:t>se a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multa</w:t>
      </w:r>
      <w:proofErr w:type="spellEnd"/>
      <w:r>
        <w:t xml:space="preserve"> de [X]% e </w:t>
      </w:r>
      <w:proofErr w:type="spellStart"/>
      <w:r>
        <w:t>juros</w:t>
      </w:r>
      <w:proofErr w:type="spellEnd"/>
      <w:r>
        <w:t xml:space="preserve"> de [Y]% a.m.; (ii) 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[</w:t>
      </w:r>
      <w:proofErr w:type="spellStart"/>
      <w:r>
        <w:t>índice</w:t>
      </w:r>
      <w:proofErr w:type="spellEnd"/>
      <w:r>
        <w:t xml:space="preserve">]; (iii) </w:t>
      </w:r>
      <w:proofErr w:type="spellStart"/>
      <w:r>
        <w:t>suspensão</w:t>
      </w:r>
      <w:proofErr w:type="spellEnd"/>
      <w:r>
        <w:t xml:space="preserve"> de </w:t>
      </w:r>
      <w:proofErr w:type="spellStart"/>
      <w:r>
        <w:t>direitos</w:t>
      </w:r>
      <w:proofErr w:type="spellEnd"/>
      <w:r>
        <w:t xml:space="preserve"> </w:t>
      </w:r>
      <w:proofErr w:type="spellStart"/>
      <w:r>
        <w:t>políticos</w:t>
      </w:r>
      <w:proofErr w:type="spellEnd"/>
      <w:r>
        <w:t xml:space="preserve"> e </w:t>
      </w:r>
      <w:proofErr w:type="spellStart"/>
      <w:r>
        <w:t>econômicos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purgação</w:t>
      </w:r>
      <w:proofErr w:type="spellEnd"/>
      <w:r>
        <w:t xml:space="preserve">; e (iv) eventual </w:t>
      </w:r>
      <w:proofErr w:type="spellStart"/>
      <w:r>
        <w:t>redução</w:t>
      </w:r>
      <w:proofErr w:type="spellEnd"/>
      <w:r>
        <w:t xml:space="preserve"> da </w:t>
      </w:r>
      <w:proofErr w:type="spellStart"/>
      <w:r>
        <w:t>participação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exclusão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arts. 1.004, 1.058 e 1.085 do CC, </w:t>
      </w:r>
      <w:proofErr w:type="spellStart"/>
      <w:r>
        <w:t>observando</w:t>
      </w:r>
      <w:proofErr w:type="spellEnd"/>
      <w:r>
        <w:t xml:space="preserve">-se </w:t>
      </w:r>
      <w:proofErr w:type="spellStart"/>
      <w:r>
        <w:t>contraditório</w:t>
      </w:r>
      <w:proofErr w:type="spellEnd"/>
      <w:r>
        <w:t xml:space="preserve"> e </w:t>
      </w:r>
      <w:proofErr w:type="spellStart"/>
      <w:r>
        <w:t>ampla</w:t>
      </w:r>
      <w:proofErr w:type="spellEnd"/>
      <w:r>
        <w:t xml:space="preserve"> </w:t>
      </w:r>
      <w:proofErr w:type="spellStart"/>
      <w:r>
        <w:t>defesa</w:t>
      </w:r>
      <w:proofErr w:type="spellEnd"/>
      <w:r>
        <w:t>.</w:t>
      </w:r>
    </w:p>
    <w:p w14:paraId="41EF4EB4" w14:textId="77777777" w:rsidR="00AB47DE" w:rsidRDefault="00AB47DE" w:rsidP="00AB47DE">
      <w:pPr>
        <w:rPr>
          <w:del w:id="358" w:author="Arthur Souza Rodrigues" w:date="2025-10-10T16:55:00Z" w16du:dateUtc="2025-10-10T20:55:00Z"/>
        </w:rPr>
      </w:pPr>
      <w:del w:id="359" w:author="Arthur Souza Rodrigues" w:date="2025-10-10T16:55:00Z" w16du:dateUtc="2025-10-10T20:55:00Z">
        <w:r>
          <w:delText>6.5 Índice de atualização: [OPÇÃO: IPCA/IGP-M/INPC], aplicado somente a parcelas vincendas de integralização (se houver), vedada indexação do capital social.</w:delText>
        </w:r>
      </w:del>
    </w:p>
    <w:p w14:paraId="14AB1DFE" w14:textId="77777777" w:rsidR="00AB47DE" w:rsidRDefault="00AB47DE" w:rsidP="00AB47DE">
      <w:r>
        <w:t>ESTABILIDADE SOCIETÁRIA: LOCK-UP, STANDSTILL, VESTING</w:t>
      </w:r>
    </w:p>
    <w:p w14:paraId="03AA6182" w14:textId="77777777" w:rsidR="00AB47DE" w:rsidRDefault="00AB47DE" w:rsidP="00AB47DE">
      <w:r>
        <w:t xml:space="preserve">7.1 Lock-up: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vedada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alienação</w:t>
      </w:r>
      <w:proofErr w:type="spellEnd"/>
      <w:r>
        <w:t xml:space="preserve">, </w:t>
      </w:r>
      <w:proofErr w:type="spellStart"/>
      <w:r>
        <w:t>oneração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promessa</w:t>
      </w:r>
      <w:proofErr w:type="spellEnd"/>
      <w:r>
        <w:t xml:space="preserve"> de </w:t>
      </w:r>
      <w:proofErr w:type="spellStart"/>
      <w:r>
        <w:t>alienação</w:t>
      </w:r>
      <w:proofErr w:type="spellEnd"/>
      <w:r>
        <w:t xml:space="preserve"> de quotas </w:t>
      </w:r>
      <w:proofErr w:type="spellStart"/>
      <w:r>
        <w:t>por</w:t>
      </w:r>
      <w:proofErr w:type="spellEnd"/>
      <w:r>
        <w:t xml:space="preserve"> [</w:t>
      </w:r>
      <w:proofErr w:type="spellStart"/>
      <w:r>
        <w:t>prazo</w:t>
      </w:r>
      <w:proofErr w:type="spellEnd"/>
      <w:r>
        <w:t xml:space="preserve"> de 12–24 meses] a </w:t>
      </w:r>
      <w:proofErr w:type="spellStart"/>
      <w:r>
        <w:t>contar</w:t>
      </w:r>
      <w:proofErr w:type="spellEnd"/>
      <w:r>
        <w:t xml:space="preserve"> de [data de </w:t>
      </w:r>
      <w:proofErr w:type="spellStart"/>
      <w:r>
        <w:t>emissão</w:t>
      </w:r>
      <w:proofErr w:type="spellEnd"/>
      <w:r>
        <w:t>/</w:t>
      </w:r>
      <w:proofErr w:type="spellStart"/>
      <w:r>
        <w:t>fechamento</w:t>
      </w:r>
      <w:proofErr w:type="spellEnd"/>
      <w:r>
        <w:t>], salvo (</w:t>
      </w:r>
      <w:proofErr w:type="spellStart"/>
      <w:r>
        <w:t>i</w:t>
      </w:r>
      <w:proofErr w:type="spellEnd"/>
      <w:r>
        <w:t xml:space="preserve">) </w:t>
      </w:r>
      <w:proofErr w:type="spellStart"/>
      <w:r>
        <w:t>transferências</w:t>
      </w:r>
      <w:proofErr w:type="spellEnd"/>
      <w:r>
        <w:t xml:space="preserve"> </w:t>
      </w:r>
      <w:proofErr w:type="spellStart"/>
      <w:r>
        <w:t>intragrupo</w:t>
      </w:r>
      <w:proofErr w:type="spellEnd"/>
      <w:r>
        <w:t xml:space="preserve">; (ii) </w:t>
      </w:r>
      <w:proofErr w:type="spellStart"/>
      <w:r>
        <w:t>exercício</w:t>
      </w:r>
      <w:proofErr w:type="spellEnd"/>
      <w:r>
        <w:t xml:space="preserve"> de Tag/Drag; (iii) M&amp;A </w:t>
      </w:r>
      <w:proofErr w:type="spellStart"/>
      <w:r>
        <w:t>aprovado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da </w:t>
      </w:r>
      <w:proofErr w:type="spellStart"/>
      <w:r>
        <w:t>Cláusula</w:t>
      </w:r>
      <w:proofErr w:type="spellEnd"/>
      <w:r>
        <w:t xml:space="preserve"> 11; </w:t>
      </w:r>
      <w:proofErr w:type="spellStart"/>
      <w:r>
        <w:t>ou</w:t>
      </w:r>
      <w:proofErr w:type="spellEnd"/>
      <w:r>
        <w:t xml:space="preserve"> (iv) </w:t>
      </w:r>
      <w:proofErr w:type="spellStart"/>
      <w:r>
        <w:t>autorização</w:t>
      </w:r>
      <w:proofErr w:type="spellEnd"/>
      <w:r>
        <w:t xml:space="preserve"> dos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</w:t>
      </w:r>
      <w:proofErr w:type="spellStart"/>
      <w:r>
        <w:t>quórum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].</w:t>
      </w:r>
    </w:p>
    <w:p w14:paraId="3A6B6F99" w14:textId="77777777" w:rsidR="00AB47DE" w:rsidRDefault="00AB47DE" w:rsidP="00AB47DE">
      <w:pPr>
        <w:rPr>
          <w:ins w:id="360" w:author="Arthur Souza Rodrigues" w:date="2025-10-10T16:55:00Z" w16du:dateUtc="2025-10-10T20:55:00Z"/>
        </w:rPr>
      </w:pPr>
      <w:r>
        <w:t xml:space="preserve">7.2 Standstill: Durante o lock-up,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fomentar</w:t>
      </w:r>
      <w:proofErr w:type="spellEnd"/>
      <w:r>
        <w:t xml:space="preserve"> </w:t>
      </w:r>
      <w:proofErr w:type="spellStart"/>
      <w:r>
        <w:t>combinações</w:t>
      </w:r>
      <w:proofErr w:type="spellEnd"/>
      <w:r>
        <w:t xml:space="preserve"> </w:t>
      </w:r>
      <w:proofErr w:type="spellStart"/>
      <w:r>
        <w:t>societárias</w:t>
      </w:r>
      <w:proofErr w:type="spellEnd"/>
      <w:r>
        <w:t xml:space="preserve"> </w:t>
      </w:r>
      <w:proofErr w:type="spellStart"/>
      <w:r>
        <w:t>concorrentes</w:t>
      </w:r>
      <w:proofErr w:type="spellEnd"/>
      <w:r>
        <w:t xml:space="preserve">; (ii)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consórcios</w:t>
      </w:r>
      <w:proofErr w:type="spellEnd"/>
      <w:r>
        <w:t xml:space="preserve"> de </w:t>
      </w:r>
      <w:proofErr w:type="spellStart"/>
      <w:r>
        <w:t>voto</w:t>
      </w:r>
      <w:proofErr w:type="spellEnd"/>
      <w:r>
        <w:t xml:space="preserve"> para </w:t>
      </w:r>
      <w:proofErr w:type="spellStart"/>
      <w:r>
        <w:t>frustrar</w:t>
      </w:r>
      <w:proofErr w:type="spellEnd"/>
      <w:r>
        <w:t xml:space="preserve"> </w:t>
      </w:r>
      <w:proofErr w:type="spellStart"/>
      <w:r>
        <w:t>Matérias</w:t>
      </w:r>
      <w:proofErr w:type="spellEnd"/>
      <w:r>
        <w:t xml:space="preserve"> Reservadas; (iii) </w:t>
      </w:r>
      <w:proofErr w:type="spellStart"/>
      <w:r>
        <w:t>onerar</w:t>
      </w:r>
      <w:proofErr w:type="spellEnd"/>
      <w:r>
        <w:t xml:space="preserve"> quotas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8.</w:t>
      </w:r>
    </w:p>
    <w:p w14:paraId="264C9DF9" w14:textId="77777777" w:rsidR="00B15A54" w:rsidRDefault="00B15A54" w:rsidP="00B15A54">
      <w:pPr>
        <w:rPr>
          <w:ins w:id="361" w:author="Arthur Souza Rodrigues" w:date="2025-10-10T16:55:00Z" w16du:dateUtc="2025-10-10T20:55:00Z"/>
        </w:rPr>
      </w:pPr>
      <w:ins w:id="362" w:author="Arthur Souza Rodrigues" w:date="2025-10-10T16:55:00Z" w16du:dateUtc="2025-10-10T20:55:00Z">
        <w:r>
          <w:t xml:space="preserve">6.4 Mora </w:t>
        </w:r>
        <w:proofErr w:type="spellStart"/>
        <w:r>
          <w:t>na</w:t>
        </w:r>
        <w:proofErr w:type="spellEnd"/>
        <w:r>
          <w:t xml:space="preserve"> </w:t>
        </w:r>
        <w:proofErr w:type="spellStart"/>
        <w:r>
          <w:t>integralização</w:t>
        </w:r>
        <w:proofErr w:type="spellEnd"/>
        <w:r>
          <w:t xml:space="preserve">: O </w:t>
        </w:r>
        <w:proofErr w:type="spellStart"/>
        <w:r>
          <w:t>Sócio</w:t>
        </w:r>
        <w:proofErr w:type="spellEnd"/>
        <w:r>
          <w:t xml:space="preserve"> </w:t>
        </w:r>
        <w:proofErr w:type="spellStart"/>
        <w:r>
          <w:t>em</w:t>
        </w:r>
        <w:proofErr w:type="spellEnd"/>
        <w:r>
          <w:t xml:space="preserve"> mora </w:t>
        </w:r>
        <w:proofErr w:type="spellStart"/>
        <w:r>
          <w:t>sujeita</w:t>
        </w:r>
        <w:proofErr w:type="spellEnd"/>
        <w:r>
          <w:t>-</w:t>
        </w:r>
        <w:proofErr w:type="spellStart"/>
        <w:r>
          <w:t>se a</w:t>
        </w:r>
        <w:proofErr w:type="spellEnd"/>
        <w:r>
          <w:t xml:space="preserve"> (</w:t>
        </w:r>
        <w:proofErr w:type="spellStart"/>
        <w:r>
          <w:t>i</w:t>
        </w:r>
        <w:proofErr w:type="spellEnd"/>
        <w:r>
          <w:t xml:space="preserve">) </w:t>
        </w:r>
        <w:proofErr w:type="spellStart"/>
        <w:r>
          <w:t>multa</w:t>
        </w:r>
        <w:proofErr w:type="spellEnd"/>
        <w:r>
          <w:t xml:space="preserve"> de [X]% e </w:t>
        </w:r>
        <w:proofErr w:type="spellStart"/>
        <w:r>
          <w:t>juros</w:t>
        </w:r>
        <w:proofErr w:type="spellEnd"/>
        <w:r>
          <w:t xml:space="preserve"> de [Y]% a.m.; (ii) </w:t>
        </w:r>
        <w:proofErr w:type="spellStart"/>
        <w:r>
          <w:t>atualização</w:t>
        </w:r>
        <w:proofErr w:type="spellEnd"/>
        <w:r>
          <w:t xml:space="preserve"> </w:t>
        </w:r>
        <w:proofErr w:type="spellStart"/>
        <w:r>
          <w:t>pelo</w:t>
        </w:r>
        <w:proofErr w:type="spellEnd"/>
        <w:r>
          <w:t xml:space="preserve"> [</w:t>
        </w:r>
        <w:proofErr w:type="spellStart"/>
        <w:r>
          <w:t>índice</w:t>
        </w:r>
        <w:proofErr w:type="spellEnd"/>
        <w:r>
          <w:t xml:space="preserve">]; (iii) </w:t>
        </w:r>
        <w:proofErr w:type="spellStart"/>
        <w:r>
          <w:t>suspensão</w:t>
        </w:r>
        <w:proofErr w:type="spellEnd"/>
        <w:r>
          <w:t xml:space="preserve"> de </w:t>
        </w:r>
        <w:proofErr w:type="spellStart"/>
        <w:r>
          <w:t>direitos</w:t>
        </w:r>
        <w:proofErr w:type="spellEnd"/>
        <w:r>
          <w:t xml:space="preserve"> </w:t>
        </w:r>
        <w:proofErr w:type="spellStart"/>
        <w:r>
          <w:t>políticos</w:t>
        </w:r>
        <w:proofErr w:type="spellEnd"/>
        <w:r>
          <w:t xml:space="preserve"> e </w:t>
        </w:r>
        <w:proofErr w:type="spellStart"/>
        <w:r>
          <w:t>econômicos</w:t>
        </w:r>
        <w:proofErr w:type="spellEnd"/>
        <w:r>
          <w:t xml:space="preserve"> </w:t>
        </w:r>
        <w:proofErr w:type="spellStart"/>
        <w:r>
          <w:t>até</w:t>
        </w:r>
        <w:proofErr w:type="spellEnd"/>
        <w:r>
          <w:t xml:space="preserve"> a </w:t>
        </w:r>
        <w:proofErr w:type="spellStart"/>
        <w:r>
          <w:t>purgação</w:t>
        </w:r>
        <w:proofErr w:type="spellEnd"/>
        <w:r>
          <w:t xml:space="preserve">; e (iv) eventual </w:t>
        </w:r>
        <w:proofErr w:type="spellStart"/>
        <w:r>
          <w:t>redução</w:t>
        </w:r>
        <w:proofErr w:type="spellEnd"/>
        <w:r>
          <w:t xml:space="preserve"> da </w:t>
        </w:r>
        <w:proofErr w:type="spellStart"/>
        <w:r>
          <w:t>participação</w:t>
        </w:r>
        <w:proofErr w:type="spellEnd"/>
        <w:r>
          <w:t xml:space="preserve"> e/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exclusão</w:t>
        </w:r>
        <w:proofErr w:type="spellEnd"/>
        <w:r>
          <w:t xml:space="preserve">, </w:t>
        </w:r>
        <w:proofErr w:type="spellStart"/>
        <w:r>
          <w:t>conforme</w:t>
        </w:r>
        <w:proofErr w:type="spellEnd"/>
        <w:r>
          <w:t xml:space="preserve"> arts. 1.004, 1.058 e 1.085 do CC, </w:t>
        </w:r>
        <w:proofErr w:type="spellStart"/>
        <w:r>
          <w:t>observando</w:t>
        </w:r>
        <w:proofErr w:type="spellEnd"/>
        <w:r>
          <w:t xml:space="preserve">-se </w:t>
        </w:r>
        <w:proofErr w:type="spellStart"/>
        <w:r>
          <w:t>contraditório</w:t>
        </w:r>
        <w:proofErr w:type="spellEnd"/>
        <w:r>
          <w:t xml:space="preserve"> e </w:t>
        </w:r>
        <w:proofErr w:type="spellStart"/>
        <w:r>
          <w:t>ampla</w:t>
        </w:r>
        <w:proofErr w:type="spellEnd"/>
        <w:r>
          <w:t xml:space="preserve"> </w:t>
        </w:r>
        <w:proofErr w:type="spellStart"/>
        <w:r>
          <w:t>defesa</w:t>
        </w:r>
        <w:proofErr w:type="spellEnd"/>
        <w:r>
          <w:t>.</w:t>
        </w:r>
      </w:ins>
    </w:p>
    <w:p w14:paraId="65270DE3" w14:textId="77777777" w:rsidR="00B15A54" w:rsidRDefault="00B15A54" w:rsidP="00AB47DE"/>
    <w:sectPr w:rsidR="00B1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DE"/>
    <w:rsid w:val="00101E46"/>
    <w:rsid w:val="001906B1"/>
    <w:rsid w:val="00340046"/>
    <w:rsid w:val="006326E9"/>
    <w:rsid w:val="007B7D31"/>
    <w:rsid w:val="00924409"/>
    <w:rsid w:val="00A06123"/>
    <w:rsid w:val="00AB47DE"/>
    <w:rsid w:val="00B15A54"/>
    <w:rsid w:val="00D330BC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B95D0"/>
  <w15:chartTrackingRefBased/>
  <w15:docId w15:val="{C3A94D45-6E3C-A24D-9F01-5F871AAE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A54"/>
  </w:style>
  <w:style w:type="paragraph" w:styleId="Heading1">
    <w:name w:val="heading 1"/>
    <w:basedOn w:val="Normal"/>
    <w:next w:val="Normal"/>
    <w:link w:val="Heading1Char"/>
    <w:uiPriority w:val="9"/>
    <w:qFormat/>
    <w:rsid w:val="00AB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D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15A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2025-10-10T20:54:00Z</dcterms:created>
  <dcterms:modified xsi:type="dcterms:W3CDTF">2025-10-10T20:56:00Z</dcterms:modified>
</cp:coreProperties>
</file>
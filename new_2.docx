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687" w14:textId="77777777" w:rsidR="00AB47DE" w:rsidRDefault="00AB47DE" w:rsidP="00AB47DE"/>
    <w:p w14:paraId="7BDD21E8" w14:textId="77777777" w:rsidR="00AB47DE" w:rsidRPr="00B15A54" w:rsidRDefault="00AB47DE" w:rsidP="00AB47DE">
      <w:pPr>
        <w:rPr>
          <w:b/>
          <w:bCs/>
        </w:rPr>
      </w:pPr>
      <w:r w:rsidRPr="00B15A54">
        <w:rPr>
          <w:b/>
          <w:bCs/>
        </w:rPr>
        <w:t>Pelo presente instrumento particular de Contrato Social, os abaixo qualificados:</w:t>
      </w:r>
    </w:p>
    <w:p w14:paraId="6D6AAB74" w14:textId="77777777" w:rsidR="00AB47DE" w:rsidRPr="00B15A54" w:rsidRDefault="00AB47DE" w:rsidP="00AB47DE">
      <w:pPr>
        <w:rPr>
          <w:b/>
          <w:bCs/>
        </w:rPr>
      </w:pPr>
      <w:r w:rsidRPr="00B15A54">
        <w:rPr>
          <w:b/>
          <w:bCs/>
        </w:rPr>
        <w:t>•</w:t>
      </w:r>
      <w:r w:rsidRPr="00B15A54">
        <w:rPr>
          <w:b/>
          <w:bCs/>
        </w:rPr>
        <w:tab/>
        <w: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t>
      </w:r>
    </w:p>
    <w:p w14:paraId="4E45112B" w14:textId="77777777" w:rsidR="00AB47DE" w:rsidRPr="00B15A54" w:rsidRDefault="00AB47DE" w:rsidP="00AB47DE">
      <w:pPr>
        <w:rPr>
          <w:i/>
          <w:iCs/>
        </w:rPr>
      </w:pPr>
      <w:r w:rsidRPr="00B15A54">
        <w:rPr>
          <w:i/>
          <w:iCs/>
        </w:rPr>
        <w:t>PREÂMBULO E RECITAIS</w:t>
      </w:r>
    </w:p>
    <w:p w14:paraId="4AB08C8A" w14:textId="77777777" w:rsidR="00AB47DE" w:rsidRPr="00B15A54" w:rsidRDefault="00AB47DE" w:rsidP="00AB47DE">
      <w:pPr>
        <w:rPr>
          <w:i/>
          <w:iCs/>
        </w:rPr>
      </w:pPr>
      <w:r w:rsidRPr="00B15A54">
        <w:rPr>
          <w:i/>
          <w:iCs/>
        </w:rPr>
        <w:t>•</w:t>
      </w:r>
      <w:r w:rsidRPr="00B15A54">
        <w:rPr>
          <w:i/>
          <w:iCs/>
        </w:rPr>
        <w:tab/>
        <w:t>Os Sócios declaram possuir capacidade civil plena, legitimidade e poderes para celebrar este Contrato Social.</w:t>
      </w:r>
    </w:p>
    <w:p w14:paraId="720C75E1" w14:textId="77777777" w:rsidR="00AB47DE" w:rsidRPr="00B15A54" w:rsidRDefault="00AB47DE" w:rsidP="00AB47DE">
      <w:pPr>
        <w:rPr>
          <w:i/>
          <w:iCs/>
        </w:rPr>
      </w:pPr>
      <w:r w:rsidRPr="00B15A54">
        <w:rPr>
          <w:i/>
          <w:iCs/>
        </w:rPr>
        <w:t>•</w:t>
      </w:r>
      <w:r w:rsidRPr="00B15A54">
        <w:rPr>
          <w:i/>
          <w:iCs/>
        </w:rPr>
        <w:tab/>
        <w:t>Declaram, ainda, que discutiram e negociaram previamente os termos aqui estabelecidos, com assessoria jurídica e contábil independentes, e que este instrumento reflete sua vontade livre e informada.</w:t>
      </w:r>
    </w:p>
    <w:p w14:paraId="63131A38" w14:textId="77777777" w:rsidR="00AB47DE" w:rsidRPr="00B15A54" w:rsidRDefault="00AB47DE" w:rsidP="00AB47DE">
      <w:pPr>
        <w:rPr>
          <w:u w:val="single"/>
        </w:rPr>
      </w:pPr>
      <w:r w:rsidRPr="00B15A54">
        <w:rPr>
          <w:u w:val="single"/>
        </w:rPr>
        <w:t>•</w:t>
      </w:r>
      <w:r w:rsidRPr="00B15A54">
        <w:rPr>
          <w:u w:val="single"/>
        </w:rPr>
        <w:tab/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E1BC52" w14:textId="77777777" w:rsidR="00AB47DE" w:rsidRPr="00B15A54" w:rsidRDefault="00AB47DE" w:rsidP="00AB47DE">
      <w:pPr>
        <w:rPr>
          <w:b/>
          <w:bCs/>
          <w:i/>
          <w:iCs/>
        </w:rPr>
      </w:pPr>
      <w:r w:rsidRPr="00B15A54">
        <w:rPr>
          <w:b/>
          <w:bCs/>
          <w:i/>
          <w:iCs/>
        </w:rPr>
        <w:t>DEFINIÇÕES</w:t>
      </w:r>
    </w:p>
    <w:p w14:paraId="650277CB" w14:textId="77777777" w:rsidR="00AB47DE" w:rsidRPr="00B15A54" w:rsidRDefault="00AB47DE" w:rsidP="00AB47DE">
      <w:pPr>
        <w:rPr>
          <w:b/>
          <w:bCs/>
          <w:i/>
          <w:iCs/>
        </w:rPr>
      </w:pPr>
      <w:r w:rsidRPr="00B15A54">
        <w:rPr>
          <w:b/>
          <w:bCs/>
          <w:i/>
          <w:iCs/>
        </w:rPr>
        <w:t>Para os fins deste Contrato Social, os termos abaixo, no singular ou plural, terão os seguintes significados:</w:t>
      </w:r>
    </w:p>
    <w:p w14:paraId="2ABA9711" w14:textId="77777777" w:rsidR="00AB47DE" w:rsidRPr="00B15A54" w:rsidRDefault="00AB47DE" w:rsidP="00AB47DE">
      <w:pPr>
        <w:rPr>
          <w:b/>
          <w:bCs/>
          <w:i/>
          <w:iCs/>
        </w:rPr>
      </w:pPr>
      <w:r w:rsidRPr="00B15A54">
        <w:rPr>
          <w:b/>
          <w:bCs/>
          <w:i/>
          <w:iCs/>
        </w:rPr>
        <w:t>•</w:t>
      </w:r>
      <w:r w:rsidRPr="00B15A54">
        <w:rPr>
          <w:b/>
          <w:bCs/>
          <w:i/>
          <w:iCs/>
        </w:rPr>
        <w:tab/>
        <w:t>Administração: o(s) administrador(es) eleito(s) na forma deste Contrato Social.</w:t>
      </w:r>
    </w:p>
    <w:p w14:paraId="5342255E" w14:textId="77777777" w:rsidR="00AB47DE" w:rsidRPr="00B15A54" w:rsidRDefault="00AB47DE" w:rsidP="00AB47DE">
      <w:pPr>
        <w:rPr>
          <w:b/>
          <w:bCs/>
          <w:i/>
          <w:iCs/>
        </w:rPr>
      </w:pPr>
      <w:r w:rsidRPr="00B15A54">
        <w:rPr>
          <w:b/>
          <w:bCs/>
          <w:i/>
          <w:iCs/>
        </w:rPr>
        <w:t>•</w:t>
      </w:r>
      <w:r w:rsidRPr="00B15A54">
        <w:rPr>
          <w:b/>
          <w:bCs/>
          <w:i/>
          <w:iCs/>
        </w:rPr>
        <w:tab/>
        <w:t>Acordo de Quotistas: acordo parassocial, se existente, celebrado nos termos da legislação aplicável.</w:t>
      </w:r>
    </w:p>
    <w:p w14:paraId="68732F43" w14:textId="77777777" w:rsidR="00AB47DE" w:rsidRPr="00B15A54" w:rsidRDefault="00AB47DE" w:rsidP="00AB47DE">
      <w:pPr>
        <w:rPr>
          <w:b/>
          <w:bCs/>
          <w:i/>
          <w:iCs/>
          <w:u w:val="single"/>
        </w:rPr>
      </w:pPr>
      <w:r w:rsidRPr="00B15A54">
        <w:rPr>
          <w:b/>
          <w:bCs/>
          <w:i/>
          <w:iCs/>
          <w:u w:val="single"/>
        </w:rPr>
        <w:t>OBJETO</w:t>
      </w:r>
    </w:p>
    <w:p w14:paraId="25E90544" w14:textId="77777777" w:rsidR="00AB47DE" w:rsidRPr="00B15A54" w:rsidRDefault="00AB47DE" w:rsidP="00AB47DE">
      <w:pPr>
        <w:rPr>
          <w:b/>
          <w:bCs/>
          <w:i/>
          <w:iCs/>
          <w:u w:val="single"/>
        </w:rPr>
      </w:pPr>
      <w:r w:rsidRPr="00B15A54">
        <w:rPr>
          <w:b/>
          <w:bCs/>
          <w:i/>
          <w:iCs/>
          <w:u w:val="single"/>
        </w:rP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777BD911" w14:textId="77777777" w:rsidR="00AB47DE" w:rsidRPr="00B15A54" w:rsidRDefault="00AB47DE" w:rsidP="00AB47DE">
      <w:pPr>
        <w:rPr>
          <w:b/>
          <w:bCs/>
          <w:i/>
          <w:iCs/>
          <w:u w:val="single"/>
        </w:rPr>
      </w:pPr>
      <w:r w:rsidRPr="00B15A54">
        <w:rPr>
          <w:b/>
          <w:bCs/>
          <w:i/>
          <w:iCs/>
          <w:u w:val="single"/>
        </w:rP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72007724" w14:textId="77777777" w:rsidR="00AB47DE" w:rsidRDefault="00AB47DE" w:rsidP="00AB47DE">
      <w:r>
        <w:t>6.1 O Capital Social é de R$ [VALOR], dividido em [NÚMERO] quotas com valor nominal de R$ [VALOR], subscritas e integralizadas pelos Sócios nas seguintes proporções:</w:t>
      </w:r>
    </w:p>
    <w:p w14:paraId="16E78FF3" w14:textId="77777777" w:rsidR="00AB47DE" w:rsidRDefault="00AB47DE" w:rsidP="00AB47DE">
      <w:r>
        <w:t>•</w:t>
      </w:r>
      <w:r>
        <w:tab/>
        <w:t>[SÓCIO 1]: [NÚMERO] quotas, total R$ [VALOR], equivalente a [PERCENTUAL]% do capital.</w:t>
      </w:r>
    </w:p>
    <w:p w14:paraId="4C8A1818" w14:textId="77777777" w:rsidR="00AB47DE" w:rsidRDefault="00AB47DE" w:rsidP="00AB47DE">
      <w:r>
        <w:t>•</w:t>
      </w:r>
      <w:r>
        <w:tab/>
        <w:t>[SÓCIO 2]: [NÚMERO] quotas, total R$ [VALOR], equivalente a [PERCENTUAL]%. [adapte para todos os Sócios]</w:t>
      </w:r>
    </w:p>
    <w:p w14:paraId="68CB411C" w14:textId="77777777" w:rsidR="00AB47DE" w:rsidRDefault="00AB47DE" w:rsidP="00AB47DE">
      <w:r>
        <w:t>6.2 Integralização:</w:t>
      </w:r>
    </w:p>
    <w:p w14:paraId="588DBAB1" w14:textId="77777777" w:rsidR="00AB47DE" w:rsidRDefault="00AB47DE" w:rsidP="00AB47DE">
      <w:r>
        <w:t>•</w:t>
      </w:r>
      <w:r>
        <w:tab/>
        <w:t>[OPÇÃO A – Dinheiro]: em moeda corrente nacional, à vista/parcelado conforme cronograma: [detalhar parcelas, vencimentos, atualização e encargos].</w:t>
      </w:r>
    </w:p>
    <w:p w14:paraId="50400B3D" w14:textId="77777777" w:rsidR="00AB47DE" w:rsidRDefault="00AB47DE" w:rsidP="00AB47DE">
      <w:r>
        <w:t>•</w:t>
      </w:r>
      <w:r>
        <w:tab/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43FC156D" w14:textId="77777777" w:rsidR="00AB47DE" w:rsidRDefault="00AB47DE" w:rsidP="00AB47DE">
      <w:r>
        <w:t>•</w:t>
      </w:r>
      <w:r>
        <w:tab/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38CED083" w14:textId="77777777" w:rsidR="00AB47DE" w:rsidRDefault="00AB47DE" w:rsidP="00AB47DE"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1220A3A" w14:textId="77777777" w:rsidR="00AB47DE" w:rsidRDefault="00AB47DE" w:rsidP="00AB47DE">
      <w:r>
        <w:t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observando-se contraditório e ampla defesa.</w:t>
      </w:r>
    </w:p>
    <w:p w14:paraId="41EF4EB4" w14:textId="5ECFD8EF" w:rsidR="00AB47DE" w:rsidDel="00B15A54" w:rsidRDefault="00AB47DE" w:rsidP="00AB47DE">
      <w:pPr>
        <w:rPr>
          <w:del w:id="0" w:author="Arthur Souza Rodrigues" w:date="2025-10-10T16:54:00Z" w16du:dateUtc="2025-10-10T20:54:00Z"/>
        </w:rPr>
      </w:pPr>
      <w:del w:id="1" w:author="Arthur Souza Rodrigues" w:date="2025-10-10T16:54:00Z" w16du:dateUtc="2025-10-10T20:54:00Z">
        <w:r w:rsidDel="00B15A54">
          <w:delText>6.5 Índice de atualização: [OPÇÃO: IPCA/IGP-M/INPC], aplicado somente a parcelas vincendas de integralização (se houver), vedada indexação do capital social.</w:delText>
        </w:r>
      </w:del>
    </w:p>
    <w:p w14:paraId="14AB1DFE" w14:textId="77777777" w:rsidR="00AB47DE" w:rsidRDefault="00AB47DE" w:rsidP="00AB47DE">
      <w:r>
        <w:t>ESTABILIDADE SOCIETÁRIA: LOCK-UP, STANDSTILL, VESTING</w:t>
      </w:r>
    </w:p>
    <w:p w14:paraId="03AA6182" w14:textId="77777777" w:rsidR="00AB47DE" w:rsidRDefault="00AB47DE" w:rsidP="00AB47DE"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3A6B6F99" w14:textId="77777777" w:rsidR="00AB47DE" w:rsidRDefault="00AB47DE" w:rsidP="00AB47DE"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264C9DF9" w14:textId="77777777" w:rsidR="00B15A54" w:rsidRDefault="00B15A54" w:rsidP="00B15A54">
      <w:r>
        <w:t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observando-se contraditório e ampla defesa.</w:t>
      </w:r>
    </w:p>
    <w:p w14:paraId="65270DE3" w14:textId="77777777" w:rsidR="00B15A54" w:rsidRDefault="00B15A54" w:rsidP="00AB47DE"/>
    <w:sectPr w:rsidR="00B1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E"/>
    <w:rsid w:val="00101E46"/>
    <w:rsid w:val="001906B1"/>
    <w:rsid w:val="00340046"/>
    <w:rsid w:val="006326E9"/>
    <w:rsid w:val="007B7D31"/>
    <w:rsid w:val="00924409"/>
    <w:rsid w:val="00A06123"/>
    <w:rsid w:val="00AB47DE"/>
    <w:rsid w:val="00B15A54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95D0"/>
  <w15:chartTrackingRefBased/>
  <w15:docId w15:val="{C3A94D45-6E3C-A24D-9F01-5F871AAE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A54"/>
  </w:style>
  <w:style w:type="paragraph" w:styleId="Heading1">
    <w:name w:val="heading 1"/>
    <w:basedOn w:val="Normal"/>
    <w:next w:val="Normal"/>
    <w:link w:val="Heading1Char"/>
    <w:uiPriority w:val="9"/>
    <w:qFormat/>
    <w:rsid w:val="00AB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15A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3</cp:revision>
  <dcterms:created xsi:type="dcterms:W3CDTF">2025-10-10T20:54:00Z</dcterms:created>
  <dcterms:modified xsi:type="dcterms:W3CDTF">2025-10-10T20:55:00Z</dcterms:modified>
</cp:coreProperties>
</file>
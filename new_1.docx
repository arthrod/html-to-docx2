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6687" w14:textId="77777777" w:rsidR="00AB47DE" w:rsidRDefault="00AB47DE" w:rsidP="00AB47DE"/>
    <w:p w14:paraId="7BDD21E8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 xml:space="preserve">Pelo </w:t>
      </w:r>
      <w:proofErr w:type="spellStart"/>
      <w:r w:rsidRPr="00542FED">
        <w:rPr>
          <w:b/>
          <w:bCs/>
        </w:rPr>
        <w:t>presente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instrumento</w:t>
      </w:r>
      <w:proofErr w:type="spellEnd"/>
      <w:r w:rsidRPr="00542FED">
        <w:rPr>
          <w:b/>
          <w:bCs/>
        </w:rPr>
        <w:t xml:space="preserve"> particular de </w:t>
      </w:r>
      <w:proofErr w:type="spellStart"/>
      <w:r w:rsidRPr="00542FED">
        <w:rPr>
          <w:b/>
          <w:bCs/>
        </w:rPr>
        <w:t>Contrato</w:t>
      </w:r>
      <w:proofErr w:type="spellEnd"/>
      <w:r w:rsidRPr="00542FED">
        <w:rPr>
          <w:b/>
          <w:bCs/>
        </w:rPr>
        <w:t xml:space="preserve"> Social, </w:t>
      </w:r>
      <w:proofErr w:type="spellStart"/>
      <w:r w:rsidRPr="00542FED">
        <w:rPr>
          <w:b/>
          <w:bCs/>
        </w:rPr>
        <w:t>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abaixo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qualificados</w:t>
      </w:r>
      <w:proofErr w:type="spellEnd"/>
      <w:r w:rsidRPr="00542FED">
        <w:rPr>
          <w:b/>
          <w:bCs/>
        </w:rPr>
        <w:t>:</w:t>
      </w:r>
    </w:p>
    <w:p w14:paraId="6D6AAB74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  <w:t>[SÓCIO 1], [</w:t>
      </w:r>
      <w:proofErr w:type="spellStart"/>
      <w:r w:rsidRPr="00542FED">
        <w:rPr>
          <w:b/>
          <w:bCs/>
        </w:rPr>
        <w:t>nacionalidade</w:t>
      </w:r>
      <w:proofErr w:type="spellEnd"/>
      <w:r w:rsidRPr="00542FED">
        <w:rPr>
          <w:b/>
          <w:bCs/>
        </w:rPr>
        <w:t>], [</w:t>
      </w:r>
      <w:proofErr w:type="spellStart"/>
      <w:r w:rsidRPr="00542FED">
        <w:rPr>
          <w:b/>
          <w:bCs/>
        </w:rPr>
        <w:t>estado</w:t>
      </w:r>
      <w:proofErr w:type="spellEnd"/>
      <w:r w:rsidRPr="00542FED">
        <w:rPr>
          <w:b/>
          <w:bCs/>
        </w:rPr>
        <w:t xml:space="preserve"> civil], [</w:t>
      </w:r>
      <w:proofErr w:type="spellStart"/>
      <w:r w:rsidRPr="00542FED">
        <w:rPr>
          <w:b/>
          <w:bCs/>
        </w:rPr>
        <w:t>profissão</w:t>
      </w:r>
      <w:proofErr w:type="spellEnd"/>
      <w:r w:rsidRPr="00542FED">
        <w:rPr>
          <w:b/>
          <w:bCs/>
        </w:rPr>
        <w:t xml:space="preserve">], </w:t>
      </w:r>
      <w:proofErr w:type="spellStart"/>
      <w:r w:rsidRPr="00542FED">
        <w:rPr>
          <w:b/>
          <w:bCs/>
        </w:rPr>
        <w:t>portador</w:t>
      </w:r>
      <w:proofErr w:type="spellEnd"/>
      <w:r w:rsidRPr="00542FED">
        <w:rPr>
          <w:b/>
          <w:bCs/>
        </w:rPr>
        <w:t xml:space="preserve">(a) do RG nº [VARIÁVEL] e do CPF/MF nº [VARIÁVEL], </w:t>
      </w:r>
      <w:proofErr w:type="spellStart"/>
      <w:r w:rsidRPr="00542FED">
        <w:rPr>
          <w:b/>
          <w:bCs/>
        </w:rPr>
        <w:t>residente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domiciliado</w:t>
      </w:r>
      <w:proofErr w:type="spellEnd"/>
      <w:r w:rsidRPr="00542FED">
        <w:rPr>
          <w:b/>
          <w:bCs/>
        </w:rPr>
        <w:t>(a) à [</w:t>
      </w:r>
      <w:proofErr w:type="spellStart"/>
      <w:r w:rsidRPr="00542FED">
        <w:rPr>
          <w:b/>
          <w:bCs/>
        </w:rPr>
        <w:t>endereço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completo</w:t>
      </w:r>
      <w:proofErr w:type="spellEnd"/>
      <w:r w:rsidRPr="00542FED">
        <w:rPr>
          <w:b/>
          <w:bCs/>
        </w:rPr>
        <w:t>]; [</w:t>
      </w:r>
      <w:proofErr w:type="spellStart"/>
      <w:r w:rsidRPr="00542FED">
        <w:rPr>
          <w:b/>
          <w:bCs/>
        </w:rPr>
        <w:t>alternativamente</w:t>
      </w:r>
      <w:proofErr w:type="spellEnd"/>
      <w:r w:rsidRPr="00542FED">
        <w:rPr>
          <w:b/>
          <w:bCs/>
        </w:rPr>
        <w:t xml:space="preserve">, se </w:t>
      </w:r>
      <w:proofErr w:type="spellStart"/>
      <w:r w:rsidRPr="00542FED">
        <w:rPr>
          <w:b/>
          <w:bCs/>
        </w:rPr>
        <w:t>pessoa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jurídica</w:t>
      </w:r>
      <w:proofErr w:type="spellEnd"/>
      <w:r w:rsidRPr="00542FED">
        <w:rPr>
          <w:b/>
          <w:bCs/>
        </w:rPr>
        <w:t xml:space="preserve">: [SÓCIO PJ 1], </w:t>
      </w:r>
      <w:proofErr w:type="spellStart"/>
      <w:r w:rsidRPr="00542FED">
        <w:rPr>
          <w:b/>
          <w:bCs/>
        </w:rPr>
        <w:t>pessoa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jurídica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direito</w:t>
      </w:r>
      <w:proofErr w:type="spellEnd"/>
      <w:r w:rsidRPr="00542FED">
        <w:rPr>
          <w:b/>
          <w:bCs/>
        </w:rPr>
        <w:t xml:space="preserve"> privado, </w:t>
      </w:r>
      <w:proofErr w:type="spellStart"/>
      <w:r w:rsidRPr="00542FED">
        <w:rPr>
          <w:b/>
          <w:bCs/>
        </w:rPr>
        <w:t>inscrita</w:t>
      </w:r>
      <w:proofErr w:type="spellEnd"/>
      <w:r w:rsidRPr="00542FED">
        <w:rPr>
          <w:b/>
          <w:bCs/>
        </w:rPr>
        <w:t xml:space="preserve"> no CNPJ/MF sob </w:t>
      </w:r>
      <w:proofErr w:type="spellStart"/>
      <w:r w:rsidRPr="00542FED">
        <w:rPr>
          <w:b/>
          <w:bCs/>
        </w:rPr>
        <w:t>o n</w:t>
      </w:r>
      <w:proofErr w:type="spellEnd"/>
      <w:r w:rsidRPr="00542FED">
        <w:rPr>
          <w:b/>
          <w:bCs/>
        </w:rPr>
        <w:t xml:space="preserve">º [VARIÁVEL], com </w:t>
      </w:r>
      <w:proofErr w:type="spellStart"/>
      <w:r w:rsidRPr="00542FED">
        <w:rPr>
          <w:b/>
          <w:bCs/>
        </w:rPr>
        <w:t>sede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na</w:t>
      </w:r>
      <w:proofErr w:type="spellEnd"/>
      <w:r w:rsidRPr="00542FED">
        <w:rPr>
          <w:b/>
          <w:bCs/>
        </w:rPr>
        <w:t xml:space="preserve"> [</w:t>
      </w:r>
      <w:proofErr w:type="spellStart"/>
      <w:r w:rsidRPr="00542FED">
        <w:rPr>
          <w:b/>
          <w:bCs/>
        </w:rPr>
        <w:t>endereço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completo</w:t>
      </w:r>
      <w:proofErr w:type="spellEnd"/>
      <w:r w:rsidRPr="00542FED">
        <w:rPr>
          <w:b/>
          <w:bCs/>
        </w:rPr>
        <w:t xml:space="preserve">], </w:t>
      </w:r>
      <w:proofErr w:type="spellStart"/>
      <w:r w:rsidRPr="00542FED">
        <w:rPr>
          <w:b/>
          <w:bCs/>
        </w:rPr>
        <w:t>neste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ato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representada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nos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termos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seus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atos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constitutivos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por</w:t>
      </w:r>
      <w:proofErr w:type="spellEnd"/>
      <w:r w:rsidRPr="00542FED">
        <w:rPr>
          <w:b/>
          <w:bCs/>
        </w:rPr>
        <w:t xml:space="preserve"> [</w:t>
      </w:r>
      <w:proofErr w:type="spellStart"/>
      <w:r w:rsidRPr="00542FED">
        <w:rPr>
          <w:b/>
          <w:bCs/>
        </w:rPr>
        <w:t>qualificação</w:t>
      </w:r>
      <w:proofErr w:type="spellEnd"/>
      <w:r w:rsidRPr="00542FED">
        <w:rPr>
          <w:b/>
          <w:bCs/>
        </w:rPr>
        <w:t xml:space="preserve"> do </w:t>
      </w:r>
      <w:proofErr w:type="spellStart"/>
      <w:r w:rsidRPr="00542FED">
        <w:rPr>
          <w:b/>
          <w:bCs/>
        </w:rPr>
        <w:t>representante</w:t>
      </w:r>
      <w:proofErr w:type="spellEnd"/>
      <w:r w:rsidRPr="00542FED">
        <w:rPr>
          <w:b/>
          <w:bCs/>
        </w:rPr>
        <w:t>]];</w:t>
      </w:r>
    </w:p>
    <w:p w14:paraId="304069D1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  <w:t>[SÓCIO 2] [</w:t>
      </w:r>
      <w:proofErr w:type="spellStart"/>
      <w:r w:rsidRPr="00542FED">
        <w:rPr>
          <w:b/>
          <w:bCs/>
        </w:rPr>
        <w:t>replicar</w:t>
      </w:r>
      <w:proofErr w:type="spellEnd"/>
      <w:r w:rsidRPr="00542FED">
        <w:rPr>
          <w:b/>
          <w:bCs/>
        </w:rPr>
        <w:t xml:space="preserve"> a </w:t>
      </w:r>
      <w:proofErr w:type="spellStart"/>
      <w:r w:rsidRPr="00542FED">
        <w:rPr>
          <w:b/>
          <w:bCs/>
        </w:rPr>
        <w:t>qualificação</w:t>
      </w:r>
      <w:proofErr w:type="spellEnd"/>
      <w:r w:rsidRPr="00542FED">
        <w:rPr>
          <w:b/>
          <w:bCs/>
        </w:rPr>
        <w:t xml:space="preserve"> para </w:t>
      </w:r>
      <w:proofErr w:type="spellStart"/>
      <w:r w:rsidRPr="00542FED">
        <w:rPr>
          <w:b/>
          <w:bCs/>
        </w:rPr>
        <w:t>cada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sócio</w:t>
      </w:r>
      <w:proofErr w:type="spellEnd"/>
      <w:r w:rsidRPr="00542FED">
        <w:rPr>
          <w:b/>
          <w:bCs/>
        </w:rPr>
        <w:t>];</w:t>
      </w:r>
    </w:p>
    <w:p w14:paraId="32284753" w14:textId="77777777" w:rsidR="00AB47DE" w:rsidRPr="00542FED" w:rsidRDefault="00AB47DE" w:rsidP="00AB47DE">
      <w:pPr>
        <w:rPr>
          <w:b/>
          <w:bCs/>
        </w:rPr>
      </w:pPr>
      <w:proofErr w:type="spellStart"/>
      <w:r w:rsidRPr="00542FED">
        <w:rPr>
          <w:b/>
          <w:bCs/>
        </w:rPr>
        <w:t>doravante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denominados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em</w:t>
      </w:r>
      <w:proofErr w:type="spellEnd"/>
      <w:r w:rsidRPr="00542FED">
        <w:rPr>
          <w:b/>
          <w:bCs/>
        </w:rPr>
        <w:t xml:space="preserve"> conjunto “</w:t>
      </w:r>
      <w:proofErr w:type="spellStart"/>
      <w:r w:rsidRPr="00542FED">
        <w:rPr>
          <w:b/>
          <w:bCs/>
        </w:rPr>
        <w:t>Sócios</w:t>
      </w:r>
      <w:proofErr w:type="spellEnd"/>
      <w:r w:rsidRPr="00542FED">
        <w:rPr>
          <w:b/>
          <w:bCs/>
        </w:rPr>
        <w:t xml:space="preserve">” e, </w:t>
      </w:r>
      <w:proofErr w:type="spellStart"/>
      <w:r w:rsidRPr="00542FED">
        <w:rPr>
          <w:b/>
          <w:bCs/>
        </w:rPr>
        <w:t>individualmente</w:t>
      </w:r>
      <w:proofErr w:type="spellEnd"/>
      <w:r w:rsidRPr="00542FED">
        <w:rPr>
          <w:b/>
          <w:bCs/>
        </w:rPr>
        <w:t>, “</w:t>
      </w:r>
      <w:proofErr w:type="spellStart"/>
      <w:r w:rsidRPr="00542FED">
        <w:rPr>
          <w:b/>
          <w:bCs/>
        </w:rPr>
        <w:t>Sócio</w:t>
      </w:r>
      <w:proofErr w:type="spellEnd"/>
      <w:r w:rsidRPr="00542FED">
        <w:rPr>
          <w:b/>
          <w:bCs/>
        </w:rPr>
        <w:t xml:space="preserve">”; </w:t>
      </w:r>
      <w:proofErr w:type="spellStart"/>
      <w:r w:rsidRPr="00542FED">
        <w:rPr>
          <w:b/>
          <w:bCs/>
        </w:rPr>
        <w:t>têm</w:t>
      </w:r>
      <w:proofErr w:type="spellEnd"/>
      <w:r w:rsidRPr="00542FED">
        <w:rPr>
          <w:b/>
          <w:bCs/>
        </w:rPr>
        <w:t xml:space="preserve"> entre </w:t>
      </w:r>
      <w:proofErr w:type="spellStart"/>
      <w:r w:rsidRPr="00542FED">
        <w:rPr>
          <w:b/>
          <w:bCs/>
        </w:rPr>
        <w:t>si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justo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contratado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constituir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uma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sociedade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empresária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limitada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que</w:t>
      </w:r>
      <w:proofErr w:type="spellEnd"/>
      <w:r w:rsidRPr="00542FED">
        <w:rPr>
          <w:b/>
          <w:bCs/>
        </w:rPr>
        <w:t xml:space="preserve"> se </w:t>
      </w:r>
      <w:proofErr w:type="spellStart"/>
      <w:r w:rsidRPr="00542FED">
        <w:rPr>
          <w:b/>
          <w:bCs/>
        </w:rPr>
        <w:t>regerá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por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Contrato</w:t>
      </w:r>
      <w:proofErr w:type="spellEnd"/>
      <w:r w:rsidRPr="00542FED">
        <w:rPr>
          <w:b/>
          <w:bCs/>
        </w:rPr>
        <w:t xml:space="preserve"> Social e, </w:t>
      </w:r>
      <w:proofErr w:type="spellStart"/>
      <w:r w:rsidRPr="00542FED">
        <w:rPr>
          <w:b/>
          <w:bCs/>
        </w:rPr>
        <w:t>nos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casos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omissos</w:t>
      </w:r>
      <w:proofErr w:type="spellEnd"/>
      <w:r w:rsidRPr="00542FED">
        <w:rPr>
          <w:b/>
          <w:bCs/>
        </w:rPr>
        <w:t xml:space="preserve">, pela </w:t>
      </w:r>
      <w:proofErr w:type="spellStart"/>
      <w:r w:rsidRPr="00542FED">
        <w:rPr>
          <w:b/>
          <w:bCs/>
        </w:rPr>
        <w:t>legislação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aplicável</w:t>
      </w:r>
      <w:proofErr w:type="spellEnd"/>
      <w:r w:rsidRPr="00542FED">
        <w:rPr>
          <w:b/>
          <w:bCs/>
        </w:rPr>
        <w:t>.</w:t>
      </w:r>
    </w:p>
    <w:p w14:paraId="4E45112B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PREÂMBULO E RECITAIS</w:t>
      </w:r>
    </w:p>
    <w:p w14:paraId="4AB08C8A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</w:r>
      <w:proofErr w:type="spellStart"/>
      <w:r w:rsidRPr="00542FED">
        <w:rPr>
          <w:b/>
          <w:bCs/>
        </w:rPr>
        <w:t>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Sócios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declaram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possuir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capacidade</w:t>
      </w:r>
      <w:proofErr w:type="spellEnd"/>
      <w:r w:rsidRPr="00542FED">
        <w:rPr>
          <w:b/>
          <w:bCs/>
        </w:rPr>
        <w:t xml:space="preserve"> civil plena, </w:t>
      </w:r>
      <w:proofErr w:type="spellStart"/>
      <w:r w:rsidRPr="00542FED">
        <w:rPr>
          <w:b/>
          <w:bCs/>
        </w:rPr>
        <w:t>legitimidade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poderes</w:t>
      </w:r>
      <w:proofErr w:type="spellEnd"/>
      <w:r w:rsidRPr="00542FED">
        <w:rPr>
          <w:b/>
          <w:bCs/>
        </w:rPr>
        <w:t xml:space="preserve"> para </w:t>
      </w:r>
      <w:proofErr w:type="spellStart"/>
      <w:r w:rsidRPr="00542FED">
        <w:rPr>
          <w:b/>
          <w:bCs/>
        </w:rPr>
        <w:t>celebrar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Contrato</w:t>
      </w:r>
      <w:proofErr w:type="spellEnd"/>
      <w:r w:rsidRPr="00542FED">
        <w:rPr>
          <w:b/>
          <w:bCs/>
        </w:rPr>
        <w:t xml:space="preserve"> Social.</w:t>
      </w:r>
    </w:p>
    <w:p w14:paraId="720C75E1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</w:r>
      <w:proofErr w:type="spellStart"/>
      <w:r w:rsidRPr="00542FED">
        <w:rPr>
          <w:b/>
          <w:bCs/>
        </w:rPr>
        <w:t>Declaram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ainda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que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discutiram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negociaram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previamente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termos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aqui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estabelecidos</w:t>
      </w:r>
      <w:proofErr w:type="spellEnd"/>
      <w:r w:rsidRPr="00542FED">
        <w:rPr>
          <w:b/>
          <w:bCs/>
        </w:rPr>
        <w:t xml:space="preserve">, com </w:t>
      </w:r>
      <w:proofErr w:type="spellStart"/>
      <w:r w:rsidRPr="00542FED">
        <w:rPr>
          <w:b/>
          <w:bCs/>
        </w:rPr>
        <w:t>assessoria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jurídica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contábil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independentes</w:t>
      </w:r>
      <w:proofErr w:type="spellEnd"/>
      <w:r w:rsidRPr="00542FED">
        <w:rPr>
          <w:b/>
          <w:bCs/>
        </w:rPr>
        <w:t xml:space="preserve">, e </w:t>
      </w:r>
      <w:proofErr w:type="spellStart"/>
      <w:r w:rsidRPr="00542FED">
        <w:rPr>
          <w:b/>
          <w:bCs/>
        </w:rPr>
        <w:t>que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instrumento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reflete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sua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vontade</w:t>
      </w:r>
      <w:proofErr w:type="spellEnd"/>
      <w:r w:rsidRPr="00542FED">
        <w:rPr>
          <w:b/>
          <w:bCs/>
        </w:rPr>
        <w:t xml:space="preserve"> livre e </w:t>
      </w:r>
      <w:proofErr w:type="spellStart"/>
      <w:r w:rsidRPr="00542FED">
        <w:rPr>
          <w:b/>
          <w:bCs/>
        </w:rPr>
        <w:t>informada</w:t>
      </w:r>
      <w:proofErr w:type="spellEnd"/>
      <w:r w:rsidRPr="00542FED">
        <w:rPr>
          <w:b/>
          <w:bCs/>
        </w:rPr>
        <w:t>.</w:t>
      </w:r>
    </w:p>
    <w:p w14:paraId="63131A38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  <w:t xml:space="preserve">A </w:t>
      </w:r>
      <w:proofErr w:type="spellStart"/>
      <w:r w:rsidRPr="00542FED">
        <w:rPr>
          <w:b/>
          <w:bCs/>
        </w:rPr>
        <w:t>finalidade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deste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Contrato</w:t>
      </w:r>
      <w:proofErr w:type="spellEnd"/>
      <w:r w:rsidRPr="00542FED">
        <w:rPr>
          <w:b/>
          <w:bCs/>
        </w:rPr>
        <w:t xml:space="preserve"> Social é regular a </w:t>
      </w:r>
      <w:proofErr w:type="spellStart"/>
      <w:r w:rsidRPr="00542FED">
        <w:rPr>
          <w:b/>
          <w:bCs/>
        </w:rPr>
        <w:t>constituição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organização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governança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direitos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obrigações</w:t>
      </w:r>
      <w:proofErr w:type="spellEnd"/>
      <w:r w:rsidRPr="00542FED">
        <w:rPr>
          <w:b/>
          <w:bCs/>
        </w:rPr>
        <w:t xml:space="preserve"> dos </w:t>
      </w:r>
      <w:proofErr w:type="spellStart"/>
      <w:r w:rsidRPr="00542FED">
        <w:rPr>
          <w:b/>
          <w:bCs/>
        </w:rPr>
        <w:t>Sócios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administradores</w:t>
      </w:r>
      <w:proofErr w:type="spellEnd"/>
      <w:r w:rsidRPr="00542FED">
        <w:rPr>
          <w:b/>
          <w:bCs/>
        </w:rPr>
        <w:t xml:space="preserve"> da </w:t>
      </w:r>
      <w:proofErr w:type="spellStart"/>
      <w:r w:rsidRPr="00542FED">
        <w:rPr>
          <w:b/>
          <w:bCs/>
        </w:rPr>
        <w:t>sociedade</w:t>
      </w:r>
      <w:proofErr w:type="spellEnd"/>
      <w:r w:rsidRPr="00542FED">
        <w:rPr>
          <w:b/>
          <w:bCs/>
        </w:rPr>
        <w:t xml:space="preserve"> ora </w:t>
      </w:r>
      <w:proofErr w:type="spellStart"/>
      <w:r w:rsidRPr="00542FED">
        <w:rPr>
          <w:b/>
          <w:bCs/>
        </w:rPr>
        <w:t>constituída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bem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como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mecanismos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avançados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proteção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investidores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solução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conflitos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regras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liquidez</w:t>
      </w:r>
      <w:proofErr w:type="spellEnd"/>
      <w:r w:rsidRPr="00542FED">
        <w:rPr>
          <w:b/>
          <w:bCs/>
        </w:rPr>
        <w:t>.</w:t>
      </w:r>
    </w:p>
    <w:p w14:paraId="6EE1BC52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DEFINIÇÕES</w:t>
      </w:r>
    </w:p>
    <w:p w14:paraId="650277CB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 xml:space="preserve">Para </w:t>
      </w:r>
      <w:proofErr w:type="spellStart"/>
      <w:r w:rsidRPr="00542FED">
        <w:rPr>
          <w:b/>
          <w:bCs/>
        </w:rPr>
        <w:t>os</w:t>
      </w:r>
      <w:proofErr w:type="spellEnd"/>
      <w:r w:rsidRPr="00542FED">
        <w:rPr>
          <w:b/>
          <w:bCs/>
        </w:rPr>
        <w:t xml:space="preserve"> fins </w:t>
      </w:r>
      <w:proofErr w:type="spellStart"/>
      <w:r w:rsidRPr="00542FED">
        <w:rPr>
          <w:b/>
          <w:bCs/>
        </w:rPr>
        <w:t>deste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Contrato</w:t>
      </w:r>
      <w:proofErr w:type="spellEnd"/>
      <w:r w:rsidRPr="00542FED">
        <w:rPr>
          <w:b/>
          <w:bCs/>
        </w:rPr>
        <w:t xml:space="preserve"> Social, </w:t>
      </w:r>
      <w:proofErr w:type="spellStart"/>
      <w:r w:rsidRPr="00542FED">
        <w:rPr>
          <w:b/>
          <w:bCs/>
        </w:rPr>
        <w:t>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termos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abaixo</w:t>
      </w:r>
      <w:proofErr w:type="spellEnd"/>
      <w:r w:rsidRPr="00542FED">
        <w:rPr>
          <w:b/>
          <w:bCs/>
        </w:rPr>
        <w:t xml:space="preserve">, no singular </w:t>
      </w:r>
      <w:proofErr w:type="spellStart"/>
      <w:r w:rsidRPr="00542FED">
        <w:rPr>
          <w:b/>
          <w:bCs/>
        </w:rPr>
        <w:t>ou</w:t>
      </w:r>
      <w:proofErr w:type="spellEnd"/>
      <w:r w:rsidRPr="00542FED">
        <w:rPr>
          <w:b/>
          <w:bCs/>
        </w:rPr>
        <w:t xml:space="preserve"> plural, </w:t>
      </w:r>
      <w:proofErr w:type="spellStart"/>
      <w:r w:rsidRPr="00542FED">
        <w:rPr>
          <w:b/>
          <w:bCs/>
        </w:rPr>
        <w:t>terão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seguintes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significados</w:t>
      </w:r>
      <w:proofErr w:type="spellEnd"/>
      <w:r w:rsidRPr="00542FED">
        <w:rPr>
          <w:b/>
          <w:bCs/>
        </w:rPr>
        <w:t>:</w:t>
      </w:r>
    </w:p>
    <w:p w14:paraId="2ABA9711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</w:r>
      <w:proofErr w:type="spellStart"/>
      <w:r w:rsidRPr="00542FED">
        <w:rPr>
          <w:b/>
          <w:bCs/>
        </w:rPr>
        <w:t>Administração</w:t>
      </w:r>
      <w:proofErr w:type="spellEnd"/>
      <w:r w:rsidRPr="00542FED">
        <w:rPr>
          <w:b/>
          <w:bCs/>
        </w:rPr>
        <w:t xml:space="preserve">: o(s) </w:t>
      </w:r>
      <w:proofErr w:type="spellStart"/>
      <w:r w:rsidRPr="00542FED">
        <w:rPr>
          <w:b/>
          <w:bCs/>
        </w:rPr>
        <w:t>administrador</w:t>
      </w:r>
      <w:proofErr w:type="spellEnd"/>
      <w:r w:rsidRPr="00542FED">
        <w:rPr>
          <w:b/>
          <w:bCs/>
        </w:rPr>
        <w:t xml:space="preserve">(es) </w:t>
      </w:r>
      <w:proofErr w:type="spellStart"/>
      <w:r w:rsidRPr="00542FED">
        <w:rPr>
          <w:b/>
          <w:bCs/>
        </w:rPr>
        <w:t>eleito</w:t>
      </w:r>
      <w:proofErr w:type="spellEnd"/>
      <w:r w:rsidRPr="00542FED">
        <w:rPr>
          <w:b/>
          <w:bCs/>
        </w:rPr>
        <w:t xml:space="preserve">(s) </w:t>
      </w:r>
      <w:proofErr w:type="spellStart"/>
      <w:r w:rsidRPr="00542FED">
        <w:rPr>
          <w:b/>
          <w:bCs/>
        </w:rPr>
        <w:t>na</w:t>
      </w:r>
      <w:proofErr w:type="spellEnd"/>
      <w:r w:rsidRPr="00542FED">
        <w:rPr>
          <w:b/>
          <w:bCs/>
        </w:rPr>
        <w:t xml:space="preserve"> forma </w:t>
      </w:r>
      <w:proofErr w:type="spellStart"/>
      <w:r w:rsidRPr="00542FED">
        <w:rPr>
          <w:b/>
          <w:bCs/>
        </w:rPr>
        <w:t>deste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Contrato</w:t>
      </w:r>
      <w:proofErr w:type="spellEnd"/>
      <w:r w:rsidRPr="00542FED">
        <w:rPr>
          <w:b/>
          <w:bCs/>
        </w:rPr>
        <w:t xml:space="preserve"> Social.</w:t>
      </w:r>
    </w:p>
    <w:p w14:paraId="5342255E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</w:r>
      <w:proofErr w:type="spellStart"/>
      <w:r w:rsidRPr="00542FED">
        <w:rPr>
          <w:b/>
          <w:bCs/>
        </w:rPr>
        <w:t>Acordo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Quotistas</w:t>
      </w:r>
      <w:proofErr w:type="spellEnd"/>
      <w:r w:rsidRPr="00542FED">
        <w:rPr>
          <w:b/>
          <w:bCs/>
        </w:rPr>
        <w:t xml:space="preserve">: </w:t>
      </w:r>
      <w:proofErr w:type="spellStart"/>
      <w:r w:rsidRPr="00542FED">
        <w:rPr>
          <w:b/>
          <w:bCs/>
        </w:rPr>
        <w:t>acordo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parassocial</w:t>
      </w:r>
      <w:proofErr w:type="spellEnd"/>
      <w:r w:rsidRPr="00542FED">
        <w:rPr>
          <w:b/>
          <w:bCs/>
        </w:rPr>
        <w:t xml:space="preserve">, se </w:t>
      </w:r>
      <w:proofErr w:type="spellStart"/>
      <w:r w:rsidRPr="00542FED">
        <w:rPr>
          <w:b/>
          <w:bCs/>
        </w:rPr>
        <w:t>existente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celebrado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nos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termos</w:t>
      </w:r>
      <w:proofErr w:type="spellEnd"/>
      <w:r w:rsidRPr="00542FED">
        <w:rPr>
          <w:b/>
          <w:bCs/>
        </w:rPr>
        <w:t xml:space="preserve"> da </w:t>
      </w:r>
      <w:proofErr w:type="spellStart"/>
      <w:r w:rsidRPr="00542FED">
        <w:rPr>
          <w:b/>
          <w:bCs/>
        </w:rPr>
        <w:t>legislação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aplicável</w:t>
      </w:r>
      <w:proofErr w:type="spellEnd"/>
      <w:r w:rsidRPr="00542FED">
        <w:rPr>
          <w:b/>
          <w:bCs/>
        </w:rPr>
        <w:t>.</w:t>
      </w:r>
    </w:p>
    <w:p w14:paraId="2BA057D9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  <w:t xml:space="preserve">Anexo(s): </w:t>
      </w:r>
      <w:proofErr w:type="spellStart"/>
      <w:r w:rsidRPr="00542FED">
        <w:rPr>
          <w:b/>
          <w:bCs/>
        </w:rPr>
        <w:t>documentos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vinculados</w:t>
      </w:r>
      <w:proofErr w:type="spellEnd"/>
      <w:r w:rsidRPr="00542FED">
        <w:rPr>
          <w:b/>
          <w:bCs/>
        </w:rPr>
        <w:t xml:space="preserve"> </w:t>
      </w:r>
      <w:proofErr w:type="gramStart"/>
      <w:r w:rsidRPr="00542FED">
        <w:rPr>
          <w:b/>
          <w:bCs/>
        </w:rPr>
        <w:t>a</w:t>
      </w:r>
      <w:proofErr w:type="gram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este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Contrato</w:t>
      </w:r>
      <w:proofErr w:type="spellEnd"/>
      <w:r w:rsidRPr="00542FED">
        <w:rPr>
          <w:b/>
          <w:bCs/>
        </w:rPr>
        <w:t xml:space="preserve"> Social, inclusive Term Sheet (Anexo A), Checklist de </w:t>
      </w:r>
      <w:proofErr w:type="spellStart"/>
      <w:r w:rsidRPr="00542FED">
        <w:rPr>
          <w:b/>
          <w:bCs/>
        </w:rPr>
        <w:t>Arquivamento</w:t>
      </w:r>
      <w:proofErr w:type="spellEnd"/>
      <w:r w:rsidRPr="00542FED">
        <w:rPr>
          <w:b/>
          <w:bCs/>
        </w:rPr>
        <w:t xml:space="preserve"> e </w:t>
      </w:r>
      <w:proofErr w:type="spellStart"/>
      <w:r w:rsidRPr="00542FED">
        <w:rPr>
          <w:b/>
          <w:bCs/>
        </w:rPr>
        <w:t>Notas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Redação</w:t>
      </w:r>
      <w:proofErr w:type="spellEnd"/>
      <w:r w:rsidRPr="00542FED">
        <w:rPr>
          <w:b/>
          <w:bCs/>
        </w:rPr>
        <w:t>.</w:t>
      </w:r>
    </w:p>
    <w:p w14:paraId="4156EB5C" w14:textId="77777777" w:rsidR="00AB47DE" w:rsidRPr="00542FED" w:rsidRDefault="00AB47DE" w:rsidP="00AB47DE">
      <w:pPr>
        <w:rPr>
          <w:b/>
          <w:b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</w:r>
      <w:proofErr w:type="spellStart"/>
      <w:r w:rsidRPr="00542FED">
        <w:rPr>
          <w:b/>
          <w:bCs/>
        </w:rPr>
        <w:t>Antidiluição</w:t>
      </w:r>
      <w:proofErr w:type="spellEnd"/>
      <w:r w:rsidRPr="00542FED">
        <w:rPr>
          <w:b/>
          <w:bCs/>
        </w:rPr>
        <w:t xml:space="preserve">: </w:t>
      </w:r>
      <w:proofErr w:type="spellStart"/>
      <w:r w:rsidRPr="00542FED">
        <w:rPr>
          <w:b/>
          <w:bCs/>
        </w:rPr>
        <w:t>mecanismos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contratuais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proteção</w:t>
      </w:r>
      <w:proofErr w:type="spellEnd"/>
      <w:r w:rsidRPr="00542FED">
        <w:rPr>
          <w:b/>
          <w:bCs/>
        </w:rPr>
        <w:t xml:space="preserve"> contra </w:t>
      </w:r>
      <w:proofErr w:type="spellStart"/>
      <w:r w:rsidRPr="00542FED">
        <w:rPr>
          <w:b/>
          <w:bCs/>
        </w:rPr>
        <w:t>diluição</w:t>
      </w:r>
      <w:proofErr w:type="spellEnd"/>
      <w:r w:rsidRPr="00542FED">
        <w:rPr>
          <w:b/>
          <w:bCs/>
        </w:rPr>
        <w:t xml:space="preserve">, </w:t>
      </w:r>
      <w:proofErr w:type="spellStart"/>
      <w:r w:rsidRPr="00542FED">
        <w:rPr>
          <w:b/>
          <w:bCs/>
        </w:rPr>
        <w:t>conforme</w:t>
      </w:r>
      <w:proofErr w:type="spellEnd"/>
      <w:r w:rsidRPr="00542FED">
        <w:rPr>
          <w:b/>
          <w:bCs/>
        </w:rPr>
        <w:t xml:space="preserve"> </w:t>
      </w:r>
      <w:proofErr w:type="spellStart"/>
      <w:r w:rsidRPr="00542FED">
        <w:rPr>
          <w:b/>
          <w:bCs/>
        </w:rPr>
        <w:t>Cláusula</w:t>
      </w:r>
      <w:proofErr w:type="spellEnd"/>
      <w:r w:rsidRPr="00542FED">
        <w:rPr>
          <w:b/>
          <w:bCs/>
        </w:rPr>
        <w:t xml:space="preserve"> 12.</w:t>
      </w:r>
    </w:p>
    <w:p w14:paraId="3E9005DC" w14:textId="77777777" w:rsidR="00AB47DE" w:rsidRPr="00542FED" w:rsidRDefault="00AB47DE" w:rsidP="00AB47DE">
      <w:pPr>
        <w:rPr>
          <w:i/>
          <w:iCs/>
        </w:rPr>
      </w:pPr>
      <w:r w:rsidRPr="00542FED">
        <w:rPr>
          <w:b/>
          <w:bCs/>
        </w:rPr>
        <w:t>•</w:t>
      </w:r>
      <w:r w:rsidRPr="00542FED">
        <w:rPr>
          <w:b/>
          <w:bCs/>
        </w:rPr>
        <w:tab/>
      </w:r>
      <w:proofErr w:type="spellStart"/>
      <w:r w:rsidRPr="00542FED">
        <w:rPr>
          <w:b/>
          <w:bCs/>
        </w:rPr>
        <w:t>Arbitragem</w:t>
      </w:r>
      <w:proofErr w:type="spellEnd"/>
      <w:r w:rsidRPr="00542FED">
        <w:rPr>
          <w:b/>
          <w:bCs/>
        </w:rPr>
        <w:t xml:space="preserve">: </w:t>
      </w:r>
      <w:proofErr w:type="spellStart"/>
      <w:r w:rsidRPr="00542FED">
        <w:rPr>
          <w:b/>
          <w:bCs/>
        </w:rPr>
        <w:t>procedimento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</w:rPr>
        <w:t>resolução</w:t>
      </w:r>
      <w:proofErr w:type="spellEnd"/>
      <w:r w:rsidRPr="00542FED">
        <w:rPr>
          <w:b/>
          <w:bCs/>
        </w:rPr>
        <w:t xml:space="preserve"> de </w:t>
      </w:r>
      <w:proofErr w:type="spellStart"/>
      <w:r w:rsidRPr="00542FED">
        <w:rPr>
          <w:b/>
          <w:bCs/>
          <w:i/>
          <w:iCs/>
        </w:rPr>
        <w:t>d</w:t>
      </w:r>
      <w:r w:rsidRPr="00542FED">
        <w:rPr>
          <w:i/>
          <w:iCs/>
        </w:rPr>
        <w:t>isputas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previsto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na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20.</w:t>
      </w:r>
    </w:p>
    <w:p w14:paraId="363D8FCE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  <w:t xml:space="preserve">Capital Social: valor </w:t>
      </w:r>
      <w:proofErr w:type="spellStart"/>
      <w:r w:rsidRPr="00542FED">
        <w:rPr>
          <w:i/>
          <w:iCs/>
        </w:rPr>
        <w:t>subscrito</w:t>
      </w:r>
      <w:proofErr w:type="spellEnd"/>
      <w:r w:rsidRPr="00542FED">
        <w:rPr>
          <w:i/>
          <w:iCs/>
        </w:rPr>
        <w:t xml:space="preserve"> e </w:t>
      </w:r>
      <w:proofErr w:type="spellStart"/>
      <w:r w:rsidRPr="00542FED">
        <w:rPr>
          <w:i/>
          <w:iCs/>
        </w:rPr>
        <w:t>integralizado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nos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termos</w:t>
      </w:r>
      <w:proofErr w:type="spellEnd"/>
      <w:r w:rsidRPr="00542FED">
        <w:rPr>
          <w:i/>
          <w:iCs/>
        </w:rPr>
        <w:t xml:space="preserve"> da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6.</w:t>
      </w:r>
    </w:p>
    <w:p w14:paraId="72C2A53A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</w:r>
      <w:proofErr w:type="spellStart"/>
      <w:r w:rsidRPr="00542FED">
        <w:rPr>
          <w:i/>
          <w:iCs/>
        </w:rPr>
        <w:t>Cessão</w:t>
      </w:r>
      <w:proofErr w:type="spellEnd"/>
      <w:r w:rsidRPr="00542FED">
        <w:rPr>
          <w:i/>
          <w:iCs/>
        </w:rPr>
        <w:t xml:space="preserve"> de Quotas: </w:t>
      </w:r>
      <w:proofErr w:type="spellStart"/>
      <w:r w:rsidRPr="00542FED">
        <w:rPr>
          <w:i/>
          <w:iCs/>
        </w:rPr>
        <w:t>transferência</w:t>
      </w:r>
      <w:proofErr w:type="spellEnd"/>
      <w:r w:rsidRPr="00542FED">
        <w:rPr>
          <w:i/>
          <w:iCs/>
        </w:rPr>
        <w:t xml:space="preserve"> de quotas a </w:t>
      </w:r>
      <w:proofErr w:type="spellStart"/>
      <w:r w:rsidRPr="00542FED">
        <w:rPr>
          <w:i/>
          <w:iCs/>
        </w:rPr>
        <w:t>sócios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ou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terceiros</w:t>
      </w:r>
      <w:proofErr w:type="spellEnd"/>
      <w:r w:rsidRPr="00542FED">
        <w:rPr>
          <w:i/>
          <w:iCs/>
        </w:rPr>
        <w:t xml:space="preserve">, </w:t>
      </w:r>
      <w:proofErr w:type="spellStart"/>
      <w:r w:rsidRPr="00542FED">
        <w:rPr>
          <w:i/>
          <w:iCs/>
        </w:rPr>
        <w:t>conforme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8.</w:t>
      </w:r>
    </w:p>
    <w:p w14:paraId="3049A8A5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  <w:t xml:space="preserve">Drag-Along: </w:t>
      </w:r>
      <w:proofErr w:type="spellStart"/>
      <w:r w:rsidRPr="00542FED">
        <w:rPr>
          <w:i/>
          <w:iCs/>
        </w:rPr>
        <w:t>direito</w:t>
      </w:r>
      <w:proofErr w:type="spellEnd"/>
      <w:r w:rsidRPr="00542FED">
        <w:rPr>
          <w:i/>
          <w:iCs/>
        </w:rPr>
        <w:t xml:space="preserve"> de </w:t>
      </w:r>
      <w:proofErr w:type="spellStart"/>
      <w:r w:rsidRPr="00542FED">
        <w:rPr>
          <w:i/>
          <w:iCs/>
        </w:rPr>
        <w:t>arraste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previsto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na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9.4.</w:t>
      </w:r>
    </w:p>
    <w:p w14:paraId="14D77E1D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  <w:t>Empresa/</w:t>
      </w:r>
      <w:proofErr w:type="spellStart"/>
      <w:r w:rsidRPr="00542FED">
        <w:rPr>
          <w:i/>
          <w:iCs/>
        </w:rPr>
        <w:t>Sociedade</w:t>
      </w:r>
      <w:proofErr w:type="spellEnd"/>
      <w:r w:rsidRPr="00542FED">
        <w:rPr>
          <w:i/>
          <w:iCs/>
        </w:rPr>
        <w:t xml:space="preserve">: [NOME EMPRESARIAL] LTDA., ora </w:t>
      </w:r>
      <w:proofErr w:type="spellStart"/>
      <w:r w:rsidRPr="00542FED">
        <w:rPr>
          <w:i/>
          <w:iCs/>
        </w:rPr>
        <w:t>constituída</w:t>
      </w:r>
      <w:proofErr w:type="spellEnd"/>
      <w:r w:rsidRPr="00542FED">
        <w:rPr>
          <w:i/>
          <w:iCs/>
        </w:rPr>
        <w:t>.</w:t>
      </w:r>
    </w:p>
    <w:p w14:paraId="2A0DCC8B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</w:r>
      <w:proofErr w:type="spellStart"/>
      <w:r w:rsidRPr="00542FED">
        <w:rPr>
          <w:i/>
          <w:iCs/>
        </w:rPr>
        <w:t>Investidor</w:t>
      </w:r>
      <w:proofErr w:type="spellEnd"/>
      <w:r w:rsidRPr="00542FED">
        <w:rPr>
          <w:i/>
          <w:iCs/>
        </w:rPr>
        <w:t xml:space="preserve">(s): </w:t>
      </w:r>
      <w:proofErr w:type="spellStart"/>
      <w:r w:rsidRPr="00542FED">
        <w:rPr>
          <w:i/>
          <w:iCs/>
        </w:rPr>
        <w:t>Sócio</w:t>
      </w:r>
      <w:proofErr w:type="spellEnd"/>
      <w:r w:rsidRPr="00542FED">
        <w:rPr>
          <w:i/>
          <w:iCs/>
        </w:rPr>
        <w:t xml:space="preserve">(s) </w:t>
      </w:r>
      <w:proofErr w:type="spellStart"/>
      <w:r w:rsidRPr="00542FED">
        <w:rPr>
          <w:i/>
          <w:iCs/>
        </w:rPr>
        <w:t>que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aportem</w:t>
      </w:r>
      <w:proofErr w:type="spellEnd"/>
      <w:r w:rsidRPr="00542FED">
        <w:rPr>
          <w:i/>
          <w:iCs/>
        </w:rPr>
        <w:t xml:space="preserve"> capital e </w:t>
      </w:r>
      <w:proofErr w:type="spellStart"/>
      <w:r w:rsidRPr="00542FED">
        <w:rPr>
          <w:i/>
          <w:iCs/>
        </w:rPr>
        <w:t>detenham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direitos</w:t>
      </w:r>
      <w:proofErr w:type="spellEnd"/>
      <w:r w:rsidRPr="00542FED">
        <w:rPr>
          <w:i/>
          <w:iCs/>
        </w:rPr>
        <w:t xml:space="preserve"> de </w:t>
      </w:r>
      <w:proofErr w:type="spellStart"/>
      <w:r w:rsidRPr="00542FED">
        <w:rPr>
          <w:i/>
          <w:iCs/>
        </w:rPr>
        <w:t>proteção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específicos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nos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termos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deste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Contrato</w:t>
      </w:r>
      <w:proofErr w:type="spellEnd"/>
      <w:r w:rsidRPr="00542FED">
        <w:rPr>
          <w:i/>
          <w:iCs/>
        </w:rPr>
        <w:t xml:space="preserve"> Social e/</w:t>
      </w:r>
      <w:proofErr w:type="spellStart"/>
      <w:r w:rsidRPr="00542FED">
        <w:rPr>
          <w:i/>
          <w:iCs/>
        </w:rPr>
        <w:t>ou</w:t>
      </w:r>
      <w:proofErr w:type="spellEnd"/>
      <w:r w:rsidRPr="00542FED">
        <w:rPr>
          <w:i/>
          <w:iCs/>
        </w:rPr>
        <w:t xml:space="preserve"> de </w:t>
      </w:r>
      <w:proofErr w:type="spellStart"/>
      <w:r w:rsidRPr="00542FED">
        <w:rPr>
          <w:i/>
          <w:iCs/>
        </w:rPr>
        <w:t>acordo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parassocial</w:t>
      </w:r>
      <w:proofErr w:type="spellEnd"/>
      <w:r w:rsidRPr="00542FED">
        <w:rPr>
          <w:i/>
          <w:iCs/>
        </w:rPr>
        <w:t>.</w:t>
      </w:r>
    </w:p>
    <w:p w14:paraId="6E6CB833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  <w:t xml:space="preserve">Lock-up: </w:t>
      </w:r>
      <w:proofErr w:type="spellStart"/>
      <w:r w:rsidRPr="00542FED">
        <w:rPr>
          <w:i/>
          <w:iCs/>
        </w:rPr>
        <w:t>restrição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temporária</w:t>
      </w:r>
      <w:proofErr w:type="spellEnd"/>
      <w:r w:rsidRPr="00542FED">
        <w:rPr>
          <w:i/>
          <w:iCs/>
        </w:rPr>
        <w:t xml:space="preserve"> à </w:t>
      </w:r>
      <w:proofErr w:type="spellStart"/>
      <w:r w:rsidRPr="00542FED">
        <w:rPr>
          <w:i/>
          <w:iCs/>
        </w:rPr>
        <w:t>alienação</w:t>
      </w:r>
      <w:proofErr w:type="spellEnd"/>
      <w:r w:rsidRPr="00542FED">
        <w:rPr>
          <w:i/>
          <w:iCs/>
        </w:rPr>
        <w:t xml:space="preserve"> de quotas, </w:t>
      </w:r>
      <w:proofErr w:type="spellStart"/>
      <w:r w:rsidRPr="00542FED">
        <w:rPr>
          <w:i/>
          <w:iCs/>
        </w:rPr>
        <w:t>conforme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7.5.</w:t>
      </w:r>
    </w:p>
    <w:p w14:paraId="5BE37636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</w:r>
      <w:proofErr w:type="spellStart"/>
      <w:r w:rsidRPr="00542FED">
        <w:rPr>
          <w:i/>
          <w:iCs/>
        </w:rPr>
        <w:t>Matérias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Reservadas</w:t>
      </w:r>
      <w:proofErr w:type="spellEnd"/>
      <w:r w:rsidRPr="00542FED">
        <w:rPr>
          <w:i/>
          <w:iCs/>
        </w:rPr>
        <w:t xml:space="preserve">: </w:t>
      </w:r>
      <w:proofErr w:type="spellStart"/>
      <w:r w:rsidRPr="00542FED">
        <w:rPr>
          <w:i/>
          <w:iCs/>
        </w:rPr>
        <w:t>deliberações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sujeitas</w:t>
      </w:r>
      <w:proofErr w:type="spellEnd"/>
      <w:r w:rsidRPr="00542FED">
        <w:rPr>
          <w:i/>
          <w:iCs/>
        </w:rPr>
        <w:t xml:space="preserve"> a </w:t>
      </w:r>
      <w:proofErr w:type="spellStart"/>
      <w:r w:rsidRPr="00542FED">
        <w:rPr>
          <w:i/>
          <w:iCs/>
        </w:rPr>
        <w:t>quóruns</w:t>
      </w:r>
      <w:proofErr w:type="spellEnd"/>
      <w:r w:rsidRPr="00542FED">
        <w:rPr>
          <w:i/>
          <w:iCs/>
        </w:rPr>
        <w:t xml:space="preserve"> e </w:t>
      </w:r>
      <w:proofErr w:type="spellStart"/>
      <w:r w:rsidRPr="00542FED">
        <w:rPr>
          <w:i/>
          <w:iCs/>
        </w:rPr>
        <w:t>vetos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reforçados</w:t>
      </w:r>
      <w:proofErr w:type="spellEnd"/>
      <w:r w:rsidRPr="00542FED">
        <w:rPr>
          <w:i/>
          <w:iCs/>
        </w:rPr>
        <w:t xml:space="preserve">, </w:t>
      </w:r>
      <w:proofErr w:type="spellStart"/>
      <w:r w:rsidRPr="00542FED">
        <w:rPr>
          <w:i/>
          <w:iCs/>
        </w:rPr>
        <w:t>conforme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11.</w:t>
      </w:r>
    </w:p>
    <w:p w14:paraId="403ACEDB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  <w:t xml:space="preserve">ROFO/ROFR: right of first offer/right of first refusal, </w:t>
      </w:r>
      <w:proofErr w:type="spellStart"/>
      <w:r w:rsidRPr="00542FED">
        <w:rPr>
          <w:i/>
          <w:iCs/>
        </w:rPr>
        <w:t>conforme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9.1/9.2.</w:t>
      </w:r>
    </w:p>
    <w:p w14:paraId="2B1E8E36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  <w:t xml:space="preserve">Tag-Along: </w:t>
      </w:r>
      <w:proofErr w:type="spellStart"/>
      <w:r w:rsidRPr="00542FED">
        <w:rPr>
          <w:i/>
          <w:iCs/>
        </w:rPr>
        <w:t>direito</w:t>
      </w:r>
      <w:proofErr w:type="spellEnd"/>
      <w:r w:rsidRPr="00542FED">
        <w:rPr>
          <w:i/>
          <w:iCs/>
        </w:rPr>
        <w:t xml:space="preserve"> de </w:t>
      </w:r>
      <w:proofErr w:type="spellStart"/>
      <w:r w:rsidRPr="00542FED">
        <w:rPr>
          <w:i/>
          <w:iCs/>
        </w:rPr>
        <w:t>venda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conjunta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previsto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na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9.3.</w:t>
      </w:r>
    </w:p>
    <w:p w14:paraId="4E42819C" w14:textId="77777777" w:rsidR="00AB47DE" w:rsidRPr="00542FED" w:rsidRDefault="00AB47DE" w:rsidP="00AB47DE">
      <w:pPr>
        <w:rPr>
          <w:i/>
          <w:iCs/>
        </w:rPr>
      </w:pPr>
      <w:r w:rsidRPr="00542FED">
        <w:rPr>
          <w:i/>
          <w:iCs/>
        </w:rPr>
        <w:t>•</w:t>
      </w:r>
      <w:r w:rsidRPr="00542FED">
        <w:rPr>
          <w:i/>
          <w:iCs/>
        </w:rPr>
        <w:tab/>
        <w:t xml:space="preserve">Vesting: </w:t>
      </w:r>
      <w:proofErr w:type="spellStart"/>
      <w:r w:rsidRPr="00542FED">
        <w:rPr>
          <w:i/>
          <w:iCs/>
        </w:rPr>
        <w:t>aquisição</w:t>
      </w:r>
      <w:proofErr w:type="spellEnd"/>
      <w:r w:rsidRPr="00542FED">
        <w:rPr>
          <w:i/>
          <w:iCs/>
        </w:rPr>
        <w:t xml:space="preserve"> gradual de quotas </w:t>
      </w:r>
      <w:proofErr w:type="spellStart"/>
      <w:r w:rsidRPr="00542FED">
        <w:rPr>
          <w:i/>
          <w:iCs/>
        </w:rPr>
        <w:t>ou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direitos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econômicos</w:t>
      </w:r>
      <w:proofErr w:type="spellEnd"/>
      <w:r w:rsidRPr="00542FED">
        <w:rPr>
          <w:i/>
          <w:iCs/>
        </w:rPr>
        <w:t xml:space="preserve">, </w:t>
      </w:r>
      <w:proofErr w:type="spellStart"/>
      <w:r w:rsidRPr="00542FED">
        <w:rPr>
          <w:i/>
          <w:iCs/>
        </w:rPr>
        <w:t>conforme</w:t>
      </w:r>
      <w:proofErr w:type="spellEnd"/>
      <w:r w:rsidRPr="00542FED">
        <w:rPr>
          <w:i/>
          <w:iCs/>
        </w:rPr>
        <w:t xml:space="preserve"> </w:t>
      </w:r>
      <w:proofErr w:type="spellStart"/>
      <w:r w:rsidRPr="00542FED">
        <w:rPr>
          <w:i/>
          <w:iCs/>
        </w:rPr>
        <w:t>Cláusula</w:t>
      </w:r>
      <w:proofErr w:type="spellEnd"/>
      <w:r w:rsidRPr="00542FED">
        <w:rPr>
          <w:i/>
          <w:iCs/>
        </w:rPr>
        <w:t xml:space="preserve"> 7.6.</w:t>
      </w:r>
    </w:p>
    <w:p w14:paraId="68732F43" w14:textId="77777777" w:rsidR="00AB47DE" w:rsidRPr="00542FED" w:rsidRDefault="00AB47DE" w:rsidP="00AB47DE">
      <w:pPr>
        <w:rPr>
          <w:i/>
          <w:iCs/>
          <w:u w:val="single"/>
        </w:rPr>
      </w:pPr>
      <w:r w:rsidRPr="00542FED">
        <w:rPr>
          <w:i/>
          <w:iCs/>
        </w:rPr>
        <w:t>OBJETO</w:t>
      </w:r>
    </w:p>
    <w:p w14:paraId="25E90544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 xml:space="preserve">4.1 A </w:t>
      </w:r>
      <w:proofErr w:type="spellStart"/>
      <w:r w:rsidRPr="00542FED">
        <w:rPr>
          <w:u w:val="single"/>
        </w:rPr>
        <w:t>Sociedade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tem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por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objeto</w:t>
      </w:r>
      <w:proofErr w:type="spellEnd"/>
      <w:r w:rsidRPr="00542FED">
        <w:rPr>
          <w:u w:val="single"/>
        </w:rPr>
        <w:t xml:space="preserve"> social: [</w:t>
      </w:r>
      <w:proofErr w:type="spellStart"/>
      <w:r w:rsidRPr="00542FED">
        <w:rPr>
          <w:u w:val="single"/>
        </w:rPr>
        <w:t>descrever</w:t>
      </w:r>
      <w:proofErr w:type="spellEnd"/>
      <w:r w:rsidRPr="00542FED">
        <w:rPr>
          <w:u w:val="single"/>
        </w:rPr>
        <w:t xml:space="preserve"> de forma </w:t>
      </w:r>
      <w:proofErr w:type="spellStart"/>
      <w:r w:rsidRPr="00542FED">
        <w:rPr>
          <w:u w:val="single"/>
        </w:rPr>
        <w:t>clara</w:t>
      </w:r>
      <w:proofErr w:type="spellEnd"/>
      <w:r w:rsidRPr="00542FED">
        <w:rPr>
          <w:u w:val="single"/>
        </w:rPr>
        <w:t xml:space="preserve"> e </w:t>
      </w:r>
      <w:proofErr w:type="spellStart"/>
      <w:r w:rsidRPr="00542FED">
        <w:rPr>
          <w:u w:val="single"/>
        </w:rPr>
        <w:t>lícita</w:t>
      </w:r>
      <w:proofErr w:type="spellEnd"/>
      <w:r w:rsidRPr="00542FED">
        <w:rPr>
          <w:u w:val="single"/>
        </w:rPr>
        <w:t xml:space="preserve"> as </w:t>
      </w:r>
      <w:proofErr w:type="spellStart"/>
      <w:r w:rsidRPr="00542FED">
        <w:rPr>
          <w:u w:val="single"/>
        </w:rPr>
        <w:t>atividades</w:t>
      </w:r>
      <w:proofErr w:type="spellEnd"/>
      <w:r w:rsidRPr="00542FED">
        <w:rPr>
          <w:u w:val="single"/>
        </w:rPr>
        <w:t xml:space="preserve">], </w:t>
      </w:r>
      <w:proofErr w:type="spellStart"/>
      <w:r w:rsidRPr="00542FED">
        <w:rPr>
          <w:u w:val="single"/>
        </w:rPr>
        <w:t>podendo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adotar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referências</w:t>
      </w:r>
      <w:proofErr w:type="spellEnd"/>
      <w:r w:rsidRPr="00542FED">
        <w:rPr>
          <w:u w:val="single"/>
        </w:rPr>
        <w:t xml:space="preserve"> de CNAE </w:t>
      </w:r>
      <w:proofErr w:type="spellStart"/>
      <w:r w:rsidRPr="00542FED">
        <w:rPr>
          <w:u w:val="single"/>
        </w:rPr>
        <w:t>pertinentes</w:t>
      </w:r>
      <w:proofErr w:type="spellEnd"/>
      <w:r w:rsidRPr="00542FED">
        <w:rPr>
          <w:u w:val="single"/>
        </w:rPr>
        <w:t xml:space="preserve">, </w:t>
      </w:r>
      <w:proofErr w:type="spellStart"/>
      <w:r w:rsidRPr="00542FED">
        <w:rPr>
          <w:u w:val="single"/>
        </w:rPr>
        <w:t>notadamente</w:t>
      </w:r>
      <w:proofErr w:type="spellEnd"/>
      <w:r w:rsidRPr="00542FED">
        <w:rPr>
          <w:u w:val="single"/>
        </w:rPr>
        <w:t xml:space="preserve"> [CNAE principal] e [CNAEs </w:t>
      </w:r>
      <w:proofErr w:type="spellStart"/>
      <w:r w:rsidRPr="00542FED">
        <w:rPr>
          <w:u w:val="single"/>
        </w:rPr>
        <w:t>secundários</w:t>
      </w:r>
      <w:proofErr w:type="spellEnd"/>
      <w:r w:rsidRPr="00542FED">
        <w:rPr>
          <w:u w:val="single"/>
        </w:rPr>
        <w:t xml:space="preserve">], </w:t>
      </w:r>
      <w:proofErr w:type="spellStart"/>
      <w:r w:rsidRPr="00542FED">
        <w:rPr>
          <w:u w:val="single"/>
        </w:rPr>
        <w:t>observadas</w:t>
      </w:r>
      <w:proofErr w:type="spellEnd"/>
      <w:r w:rsidRPr="00542FED">
        <w:rPr>
          <w:u w:val="single"/>
        </w:rPr>
        <w:t xml:space="preserve"> as </w:t>
      </w:r>
      <w:proofErr w:type="spellStart"/>
      <w:r w:rsidRPr="00542FED">
        <w:rPr>
          <w:u w:val="single"/>
        </w:rPr>
        <w:t>restrições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legais</w:t>
      </w:r>
      <w:proofErr w:type="spellEnd"/>
      <w:r w:rsidRPr="00542FED">
        <w:rPr>
          <w:u w:val="single"/>
        </w:rPr>
        <w:t xml:space="preserve"> e </w:t>
      </w:r>
      <w:proofErr w:type="spellStart"/>
      <w:r w:rsidRPr="00542FED">
        <w:rPr>
          <w:u w:val="single"/>
        </w:rPr>
        <w:t>regulatórias</w:t>
      </w:r>
      <w:proofErr w:type="spellEnd"/>
      <w:r w:rsidRPr="00542FED">
        <w:rPr>
          <w:u w:val="single"/>
        </w:rPr>
        <w:t>.</w:t>
      </w:r>
    </w:p>
    <w:p w14:paraId="777BD911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 xml:space="preserve">4.2 A </w:t>
      </w:r>
      <w:proofErr w:type="spellStart"/>
      <w:r w:rsidRPr="00542FED">
        <w:rPr>
          <w:u w:val="single"/>
        </w:rPr>
        <w:t>Sociedade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poderá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realizar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quaisquer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atos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correlatos</w:t>
      </w:r>
      <w:proofErr w:type="spellEnd"/>
      <w:r w:rsidRPr="00542FED">
        <w:rPr>
          <w:u w:val="single"/>
        </w:rPr>
        <w:t xml:space="preserve">, </w:t>
      </w:r>
      <w:proofErr w:type="spellStart"/>
      <w:r w:rsidRPr="00542FED">
        <w:rPr>
          <w:u w:val="single"/>
        </w:rPr>
        <w:t>acessórios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ou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necessários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ao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cumprimento</w:t>
      </w:r>
      <w:proofErr w:type="spellEnd"/>
      <w:r w:rsidRPr="00542FED">
        <w:rPr>
          <w:u w:val="single"/>
        </w:rPr>
        <w:t xml:space="preserve"> de </w:t>
      </w:r>
      <w:proofErr w:type="spellStart"/>
      <w:r w:rsidRPr="00542FED">
        <w:rPr>
          <w:u w:val="single"/>
        </w:rPr>
        <w:t>seu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objeto</w:t>
      </w:r>
      <w:proofErr w:type="spellEnd"/>
      <w:r w:rsidRPr="00542FED">
        <w:rPr>
          <w:u w:val="single"/>
        </w:rPr>
        <w:t xml:space="preserve">, inclusive </w:t>
      </w:r>
      <w:proofErr w:type="spellStart"/>
      <w:r w:rsidRPr="00542FED">
        <w:rPr>
          <w:u w:val="single"/>
        </w:rPr>
        <w:t>participação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em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outras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sociedades</w:t>
      </w:r>
      <w:proofErr w:type="spellEnd"/>
      <w:r w:rsidRPr="00542FED">
        <w:rPr>
          <w:u w:val="single"/>
        </w:rPr>
        <w:t xml:space="preserve">, </w:t>
      </w:r>
      <w:proofErr w:type="spellStart"/>
      <w:r w:rsidRPr="00542FED">
        <w:rPr>
          <w:u w:val="single"/>
        </w:rPr>
        <w:t>desde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que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deliberado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nos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termos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deste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Contrato</w:t>
      </w:r>
      <w:proofErr w:type="spellEnd"/>
      <w:r w:rsidRPr="00542FED">
        <w:rPr>
          <w:u w:val="single"/>
        </w:rPr>
        <w:t xml:space="preserve"> Social e da lei.</w:t>
      </w:r>
    </w:p>
    <w:p w14:paraId="6543596F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>NOME EMPRESARIAL, SEDE, PRAZO E EXERCÍCIO SOCIAL</w:t>
      </w:r>
    </w:p>
    <w:p w14:paraId="63CAE5B1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 xml:space="preserve">5.1 Nome </w:t>
      </w:r>
      <w:proofErr w:type="spellStart"/>
      <w:r w:rsidRPr="00542FED">
        <w:rPr>
          <w:u w:val="single"/>
        </w:rPr>
        <w:t>empresarial</w:t>
      </w:r>
      <w:proofErr w:type="spellEnd"/>
      <w:r w:rsidRPr="00542FED">
        <w:rPr>
          <w:u w:val="single"/>
        </w:rPr>
        <w:t xml:space="preserve">: [NOME EMPRESARIAL] LTDA. (sempre com o </w:t>
      </w:r>
      <w:proofErr w:type="spellStart"/>
      <w:r w:rsidRPr="00542FED">
        <w:rPr>
          <w:u w:val="single"/>
        </w:rPr>
        <w:t>sufixo</w:t>
      </w:r>
      <w:proofErr w:type="spellEnd"/>
      <w:r w:rsidRPr="00542FED">
        <w:rPr>
          <w:u w:val="single"/>
        </w:rPr>
        <w:t xml:space="preserve"> “Ltda.”).</w:t>
      </w:r>
    </w:p>
    <w:p w14:paraId="79DAA67E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 xml:space="preserve">5.2 </w:t>
      </w:r>
      <w:proofErr w:type="spellStart"/>
      <w:r w:rsidRPr="00542FED">
        <w:rPr>
          <w:u w:val="single"/>
        </w:rPr>
        <w:t>Sede</w:t>
      </w:r>
      <w:proofErr w:type="spellEnd"/>
      <w:r w:rsidRPr="00542FED">
        <w:rPr>
          <w:u w:val="single"/>
        </w:rPr>
        <w:t>: [</w:t>
      </w:r>
      <w:proofErr w:type="spellStart"/>
      <w:r w:rsidRPr="00542FED">
        <w:rPr>
          <w:u w:val="single"/>
        </w:rPr>
        <w:t>endereço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completo</w:t>
      </w:r>
      <w:proofErr w:type="spellEnd"/>
      <w:r w:rsidRPr="00542FED">
        <w:rPr>
          <w:u w:val="single"/>
        </w:rPr>
        <w:t xml:space="preserve">: </w:t>
      </w:r>
      <w:proofErr w:type="spellStart"/>
      <w:r w:rsidRPr="00542FED">
        <w:rPr>
          <w:u w:val="single"/>
        </w:rPr>
        <w:t>logradouro</w:t>
      </w:r>
      <w:proofErr w:type="spellEnd"/>
      <w:r w:rsidRPr="00542FED">
        <w:rPr>
          <w:u w:val="single"/>
        </w:rPr>
        <w:t xml:space="preserve">, nº, </w:t>
      </w:r>
      <w:proofErr w:type="spellStart"/>
      <w:r w:rsidRPr="00542FED">
        <w:rPr>
          <w:u w:val="single"/>
        </w:rPr>
        <w:t>complemento</w:t>
      </w:r>
      <w:proofErr w:type="spellEnd"/>
      <w:r w:rsidRPr="00542FED">
        <w:rPr>
          <w:u w:val="single"/>
        </w:rPr>
        <w:t xml:space="preserve">, bairro, </w:t>
      </w:r>
      <w:proofErr w:type="spellStart"/>
      <w:r w:rsidRPr="00542FED">
        <w:rPr>
          <w:u w:val="single"/>
        </w:rPr>
        <w:t>município</w:t>
      </w:r>
      <w:proofErr w:type="spellEnd"/>
      <w:r w:rsidRPr="00542FED">
        <w:rPr>
          <w:u w:val="single"/>
        </w:rPr>
        <w:t xml:space="preserve">, UF, CEP]. [OPÇÃO: </w:t>
      </w:r>
      <w:proofErr w:type="spellStart"/>
      <w:r w:rsidRPr="00542FED">
        <w:rPr>
          <w:u w:val="single"/>
        </w:rPr>
        <w:t>Estabelecer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filiais</w:t>
      </w:r>
      <w:proofErr w:type="spellEnd"/>
      <w:r w:rsidRPr="00542FED">
        <w:rPr>
          <w:u w:val="single"/>
        </w:rPr>
        <w:t>/</w:t>
      </w:r>
      <w:proofErr w:type="spellStart"/>
      <w:r w:rsidRPr="00542FED">
        <w:rPr>
          <w:u w:val="single"/>
        </w:rPr>
        <w:t>escritórios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mediante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deliberação</w:t>
      </w:r>
      <w:proofErr w:type="spellEnd"/>
      <w:r w:rsidRPr="00542FED">
        <w:rPr>
          <w:u w:val="single"/>
        </w:rPr>
        <w:t xml:space="preserve"> da </w:t>
      </w:r>
      <w:proofErr w:type="spellStart"/>
      <w:r w:rsidRPr="00542FED">
        <w:rPr>
          <w:u w:val="single"/>
        </w:rPr>
        <w:t>Administração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ou</w:t>
      </w:r>
      <w:proofErr w:type="spellEnd"/>
      <w:r w:rsidRPr="00542FED">
        <w:rPr>
          <w:u w:val="single"/>
        </w:rPr>
        <w:t xml:space="preserve"> dos </w:t>
      </w:r>
      <w:proofErr w:type="spellStart"/>
      <w:r w:rsidRPr="00542FED">
        <w:rPr>
          <w:u w:val="single"/>
        </w:rPr>
        <w:t>Sócios</w:t>
      </w:r>
      <w:proofErr w:type="spellEnd"/>
      <w:r w:rsidRPr="00542FED">
        <w:rPr>
          <w:u w:val="single"/>
        </w:rPr>
        <w:t xml:space="preserve">, </w:t>
      </w:r>
      <w:proofErr w:type="spellStart"/>
      <w:r w:rsidRPr="00542FED">
        <w:rPr>
          <w:u w:val="single"/>
        </w:rPr>
        <w:t>conforme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Cláusula</w:t>
      </w:r>
      <w:proofErr w:type="spellEnd"/>
      <w:r w:rsidRPr="00542FED">
        <w:rPr>
          <w:u w:val="single"/>
        </w:rPr>
        <w:t xml:space="preserve"> 11.]</w:t>
      </w:r>
    </w:p>
    <w:p w14:paraId="54321EE4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 xml:space="preserve">5.3 </w:t>
      </w:r>
      <w:proofErr w:type="spellStart"/>
      <w:r w:rsidRPr="00542FED">
        <w:rPr>
          <w:u w:val="single"/>
        </w:rPr>
        <w:t>Prazo</w:t>
      </w:r>
      <w:proofErr w:type="spellEnd"/>
      <w:r w:rsidRPr="00542FED">
        <w:rPr>
          <w:u w:val="single"/>
        </w:rPr>
        <w:t xml:space="preserve"> de </w:t>
      </w:r>
      <w:proofErr w:type="spellStart"/>
      <w:r w:rsidRPr="00542FED">
        <w:rPr>
          <w:u w:val="single"/>
        </w:rPr>
        <w:t>duração</w:t>
      </w:r>
      <w:proofErr w:type="spellEnd"/>
      <w:r w:rsidRPr="00542FED">
        <w:rPr>
          <w:u w:val="single"/>
        </w:rPr>
        <w:t xml:space="preserve">: </w:t>
      </w:r>
      <w:proofErr w:type="spellStart"/>
      <w:r w:rsidRPr="00542FED">
        <w:rPr>
          <w:u w:val="single"/>
        </w:rPr>
        <w:t>por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prazo</w:t>
      </w:r>
      <w:proofErr w:type="spellEnd"/>
      <w:r w:rsidRPr="00542FED">
        <w:rPr>
          <w:u w:val="single"/>
        </w:rPr>
        <w:t xml:space="preserve"> [</w:t>
      </w:r>
      <w:proofErr w:type="spellStart"/>
      <w:r w:rsidRPr="00542FED">
        <w:rPr>
          <w:u w:val="single"/>
        </w:rPr>
        <w:t>determinado</w:t>
      </w:r>
      <w:proofErr w:type="spellEnd"/>
      <w:r w:rsidRPr="00542FED">
        <w:rPr>
          <w:u w:val="single"/>
        </w:rPr>
        <w:t xml:space="preserve">: </w:t>
      </w:r>
      <w:proofErr w:type="spellStart"/>
      <w:r w:rsidRPr="00542FED">
        <w:rPr>
          <w:u w:val="single"/>
        </w:rPr>
        <w:t>até</w:t>
      </w:r>
      <w:proofErr w:type="spellEnd"/>
      <w:r w:rsidRPr="00542FED">
        <w:rPr>
          <w:u w:val="single"/>
        </w:rPr>
        <w:t xml:space="preserve"> [DATA]; </w:t>
      </w:r>
      <w:proofErr w:type="spellStart"/>
      <w:r w:rsidRPr="00542FED">
        <w:rPr>
          <w:u w:val="single"/>
        </w:rPr>
        <w:t>ou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indeterminado</w:t>
      </w:r>
      <w:proofErr w:type="spellEnd"/>
      <w:r w:rsidRPr="00542FED">
        <w:rPr>
          <w:u w:val="single"/>
        </w:rPr>
        <w:t>].</w:t>
      </w:r>
    </w:p>
    <w:p w14:paraId="21D7F90E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 xml:space="preserve">5.4 O </w:t>
      </w:r>
      <w:proofErr w:type="spellStart"/>
      <w:r w:rsidRPr="00542FED">
        <w:rPr>
          <w:u w:val="single"/>
        </w:rPr>
        <w:t>exercício</w:t>
      </w:r>
      <w:proofErr w:type="spellEnd"/>
      <w:r w:rsidRPr="00542FED">
        <w:rPr>
          <w:u w:val="single"/>
        </w:rPr>
        <w:t xml:space="preserve"> social </w:t>
      </w:r>
      <w:proofErr w:type="spellStart"/>
      <w:r w:rsidRPr="00542FED">
        <w:rPr>
          <w:u w:val="single"/>
        </w:rPr>
        <w:t>encerra</w:t>
      </w:r>
      <w:proofErr w:type="spellEnd"/>
      <w:r w:rsidRPr="00542FED">
        <w:rPr>
          <w:u w:val="single"/>
        </w:rPr>
        <w:t xml:space="preserve">-se </w:t>
      </w:r>
      <w:proofErr w:type="spellStart"/>
      <w:r w:rsidRPr="00542FED">
        <w:rPr>
          <w:u w:val="single"/>
        </w:rPr>
        <w:t>em</w:t>
      </w:r>
      <w:proofErr w:type="spellEnd"/>
      <w:r w:rsidRPr="00542FED">
        <w:rPr>
          <w:u w:val="single"/>
        </w:rPr>
        <w:t xml:space="preserve"> [DATA], </w:t>
      </w:r>
      <w:proofErr w:type="spellStart"/>
      <w:r w:rsidRPr="00542FED">
        <w:rPr>
          <w:u w:val="single"/>
        </w:rPr>
        <w:t>quando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serão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levantadas</w:t>
      </w:r>
      <w:proofErr w:type="spellEnd"/>
      <w:r w:rsidRPr="00542FED">
        <w:rPr>
          <w:u w:val="single"/>
        </w:rPr>
        <w:t xml:space="preserve"> as </w:t>
      </w:r>
      <w:proofErr w:type="spellStart"/>
      <w:r w:rsidRPr="00542FED">
        <w:rPr>
          <w:u w:val="single"/>
        </w:rPr>
        <w:t>demonstrações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contábeis</w:t>
      </w:r>
      <w:proofErr w:type="spellEnd"/>
      <w:r w:rsidRPr="00542FED">
        <w:rPr>
          <w:u w:val="single"/>
        </w:rPr>
        <w:t xml:space="preserve">, </w:t>
      </w:r>
      <w:proofErr w:type="spellStart"/>
      <w:r w:rsidRPr="00542FED">
        <w:rPr>
          <w:u w:val="single"/>
        </w:rPr>
        <w:t>sem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prejuízo</w:t>
      </w:r>
      <w:proofErr w:type="spellEnd"/>
      <w:r w:rsidRPr="00542FED">
        <w:rPr>
          <w:u w:val="single"/>
        </w:rPr>
        <w:t xml:space="preserve"> de </w:t>
      </w:r>
      <w:proofErr w:type="spellStart"/>
      <w:r w:rsidRPr="00542FED">
        <w:rPr>
          <w:u w:val="single"/>
        </w:rPr>
        <w:t>balancetes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intermediários</w:t>
      </w:r>
      <w:proofErr w:type="spellEnd"/>
      <w:r w:rsidRPr="00542FED">
        <w:rPr>
          <w:u w:val="single"/>
        </w:rPr>
        <w:t xml:space="preserve"> para fins de </w:t>
      </w:r>
      <w:proofErr w:type="spellStart"/>
      <w:r w:rsidRPr="00542FED">
        <w:rPr>
          <w:u w:val="single"/>
        </w:rPr>
        <w:t>deliberação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sobre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distribuição</w:t>
      </w:r>
      <w:proofErr w:type="spellEnd"/>
      <w:r w:rsidRPr="00542FED">
        <w:rPr>
          <w:u w:val="single"/>
        </w:rPr>
        <w:t xml:space="preserve"> de </w:t>
      </w:r>
      <w:proofErr w:type="spellStart"/>
      <w:r w:rsidRPr="00542FED">
        <w:rPr>
          <w:u w:val="single"/>
        </w:rPr>
        <w:t>resultados</w:t>
      </w:r>
      <w:proofErr w:type="spellEnd"/>
      <w:r w:rsidRPr="00542FED">
        <w:rPr>
          <w:u w:val="single"/>
        </w:rPr>
        <w:t>.</w:t>
      </w:r>
    </w:p>
    <w:p w14:paraId="757A5AF6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>CAPITAL SOCIAL, QUOTAS, SUBSCRIÇÃO E INTEGRALIZAÇÃO</w:t>
      </w:r>
    </w:p>
    <w:p w14:paraId="72007724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 xml:space="preserve">6.1 O Capital Social é de R$ [VALOR], </w:t>
      </w:r>
      <w:proofErr w:type="spellStart"/>
      <w:r w:rsidRPr="00542FED">
        <w:rPr>
          <w:u w:val="single"/>
        </w:rPr>
        <w:t>dividido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em</w:t>
      </w:r>
      <w:proofErr w:type="spellEnd"/>
      <w:r w:rsidRPr="00542FED">
        <w:rPr>
          <w:u w:val="single"/>
        </w:rPr>
        <w:t xml:space="preserve"> [NÚMERO] quotas com valor nominal de R$ [VALOR], </w:t>
      </w:r>
      <w:proofErr w:type="spellStart"/>
      <w:r w:rsidRPr="00542FED">
        <w:rPr>
          <w:u w:val="single"/>
        </w:rPr>
        <w:t>subscritas</w:t>
      </w:r>
      <w:proofErr w:type="spellEnd"/>
      <w:r w:rsidRPr="00542FED">
        <w:rPr>
          <w:u w:val="single"/>
        </w:rPr>
        <w:t xml:space="preserve"> e </w:t>
      </w:r>
      <w:proofErr w:type="spellStart"/>
      <w:r w:rsidRPr="00542FED">
        <w:rPr>
          <w:u w:val="single"/>
        </w:rPr>
        <w:t>integralizadas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pelos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Sócios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nas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seguintes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proporções</w:t>
      </w:r>
      <w:proofErr w:type="spellEnd"/>
      <w:r w:rsidRPr="00542FED">
        <w:rPr>
          <w:u w:val="single"/>
        </w:rPr>
        <w:t>:</w:t>
      </w:r>
    </w:p>
    <w:p w14:paraId="16E78FF3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>•</w:t>
      </w:r>
      <w:r w:rsidRPr="00542FED">
        <w:rPr>
          <w:u w:val="single"/>
        </w:rPr>
        <w:tab/>
        <w:t xml:space="preserve">[SÓCIO 1]: [NÚMERO] quotas, total R$ [VALOR], </w:t>
      </w:r>
      <w:proofErr w:type="spellStart"/>
      <w:r w:rsidRPr="00542FED">
        <w:rPr>
          <w:u w:val="single"/>
        </w:rPr>
        <w:t>equivalente</w:t>
      </w:r>
      <w:proofErr w:type="spellEnd"/>
      <w:r w:rsidRPr="00542FED">
        <w:rPr>
          <w:u w:val="single"/>
        </w:rPr>
        <w:t xml:space="preserve"> a [PERCENTUAL]% do capital.</w:t>
      </w:r>
    </w:p>
    <w:p w14:paraId="4C8A1818" w14:textId="77777777" w:rsidR="00AB47DE" w:rsidRPr="00542FED" w:rsidRDefault="00AB47DE" w:rsidP="00AB47DE">
      <w:pPr>
        <w:rPr>
          <w:u w:val="single"/>
        </w:rPr>
      </w:pPr>
      <w:r w:rsidRPr="00542FED">
        <w:rPr>
          <w:u w:val="single"/>
        </w:rPr>
        <w:t>•</w:t>
      </w:r>
      <w:r w:rsidRPr="00542FED">
        <w:rPr>
          <w:u w:val="single"/>
        </w:rPr>
        <w:tab/>
        <w:t xml:space="preserve">[SÓCIO 2]: [NÚMERO] quotas, total R$ [VALOR], </w:t>
      </w:r>
      <w:proofErr w:type="spellStart"/>
      <w:r w:rsidRPr="00542FED">
        <w:rPr>
          <w:u w:val="single"/>
        </w:rPr>
        <w:t>equivalente</w:t>
      </w:r>
      <w:proofErr w:type="spellEnd"/>
      <w:r w:rsidRPr="00542FED">
        <w:rPr>
          <w:u w:val="single"/>
        </w:rPr>
        <w:t xml:space="preserve"> a [PERCENTUAL]%. [</w:t>
      </w:r>
      <w:proofErr w:type="spellStart"/>
      <w:r w:rsidRPr="00542FED">
        <w:rPr>
          <w:u w:val="single"/>
        </w:rPr>
        <w:t>adapte</w:t>
      </w:r>
      <w:proofErr w:type="spellEnd"/>
      <w:r w:rsidRPr="00542FED">
        <w:rPr>
          <w:u w:val="single"/>
        </w:rPr>
        <w:t xml:space="preserve"> para </w:t>
      </w:r>
      <w:proofErr w:type="spellStart"/>
      <w:r w:rsidRPr="00542FED">
        <w:rPr>
          <w:u w:val="single"/>
        </w:rPr>
        <w:t>todos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os</w:t>
      </w:r>
      <w:proofErr w:type="spellEnd"/>
      <w:r w:rsidRPr="00542FED">
        <w:rPr>
          <w:u w:val="single"/>
        </w:rPr>
        <w:t xml:space="preserve"> </w:t>
      </w:r>
      <w:proofErr w:type="spellStart"/>
      <w:r w:rsidRPr="00542FED">
        <w:rPr>
          <w:u w:val="single"/>
        </w:rPr>
        <w:t>Sócios</w:t>
      </w:r>
      <w:proofErr w:type="spellEnd"/>
      <w:r w:rsidRPr="00542FED">
        <w:rPr>
          <w:u w:val="single"/>
        </w:rPr>
        <w:t>]</w:t>
      </w:r>
    </w:p>
    <w:p w14:paraId="14AB1DFE" w14:textId="77777777" w:rsidR="00AB47DE" w:rsidRDefault="00AB47DE" w:rsidP="00AB47DE">
      <w:r>
        <w:t>ESTABILIDADE SOCIETÁRIA: LOCK-UP, STANDSTILL, VESTING</w:t>
      </w:r>
    </w:p>
    <w:p w14:paraId="03AA6182" w14:textId="5E1CBF34" w:rsidR="00AB47DE" w:rsidDel="00542FED" w:rsidRDefault="00AB47DE" w:rsidP="00AB47DE">
      <w:pPr>
        <w:rPr>
          <w:del w:id="0" w:author="Arthur Souza Rodrigues" w:date="2025-10-10T10:11:00Z" w16du:dateUtc="2025-10-10T14:11:00Z"/>
        </w:rPr>
      </w:pPr>
      <w:del w:id="1" w:author="Arthur Souza Rodrigues" w:date="2025-10-10T10:11:00Z" w16du:dateUtc="2025-10-10T14:11:00Z">
        <w:r w:rsidDel="00542FED">
          <w:delText>7.1 Lock-up: Fica vedada a alienação, oneração ou promessa de alienação de quotas por [prazo de 12–24 meses] a contar de [data de emissão/fechamento], salvo (i) transferências intragrupo; (ii) exercício de Tag/Drag; (iii) M&amp;A aprovado nos termos da Cláusula 11; ou (iv) autorização dos Sócios por [quórum aplicável].</w:delText>
        </w:r>
      </w:del>
    </w:p>
    <w:p w14:paraId="3A6B6F99" w14:textId="0FE005B6" w:rsidR="00AB47DE" w:rsidDel="00542FED" w:rsidRDefault="00AB47DE" w:rsidP="00AB47DE">
      <w:pPr>
        <w:rPr>
          <w:del w:id="2" w:author="Arthur Souza Rodrigues" w:date="2025-10-10T10:11:00Z" w16du:dateUtc="2025-10-10T14:11:00Z"/>
        </w:rPr>
      </w:pPr>
      <w:del w:id="3" w:author="Arthur Souza Rodrigues" w:date="2025-10-10T10:11:00Z" w16du:dateUtc="2025-10-10T14:11:00Z">
        <w:r w:rsidDel="00542FED">
          <w:delText>7.2 Standstill: Durante o lock-up, os Sócios não poderão (i) fomentar combinações societárias concorrentes; (ii) organizar consórcios de voto para frustrar Matérias Reservadas; (iii) onerar quotas sem aprovação prévia conforme Cláusula 8.</w:delText>
        </w:r>
      </w:del>
    </w:p>
    <w:p w14:paraId="46A52356" w14:textId="2047C619" w:rsidR="00AB47DE" w:rsidDel="00542FED" w:rsidRDefault="00AB47DE" w:rsidP="00AB47DE">
      <w:pPr>
        <w:rPr>
          <w:del w:id="4" w:author="Arthur Souza Rodrigues" w:date="2025-10-10T10:11:00Z" w16du:dateUtc="2025-10-10T14:11:00Z"/>
        </w:rPr>
      </w:pPr>
      <w:del w:id="5" w:author="Arthur Souza Rodrigues" w:date="2025-10-10T10:11:00Z" w16du:dateUtc="2025-10-10T14:11:00Z">
        <w:r w:rsidDel="00542FED">
          <w:delText>7.3 Aumentos de capital: Poderão ocorrer por deliberação dos Sócios (art. 1.076, CC), com preservação do direito de preferência proporcional e prazo de [30] dias para exercício, salvo renúncia.</w:delText>
        </w:r>
      </w:del>
    </w:p>
    <w:p w14:paraId="48498384" w14:textId="7C8782A6" w:rsidR="00AB47DE" w:rsidDel="00542FED" w:rsidRDefault="00AB47DE" w:rsidP="00AB47DE">
      <w:pPr>
        <w:rPr>
          <w:del w:id="6" w:author="Arthur Souza Rodrigues" w:date="2025-10-10T10:11:00Z" w16du:dateUtc="2025-10-10T14:11:00Z"/>
        </w:rPr>
      </w:pPr>
      <w:del w:id="7" w:author="Arthur Souza Rodrigues" w:date="2025-10-10T10:11:00Z" w16du:dateUtc="2025-10-10T14:11:00Z">
        <w:r w:rsidDel="00542FED">
          <w:delText>7.4 Penalidades: Violação ao lock-up/standstill sujeita o infrator a multa de [10–20]% do preço da operação vedada, além de perdas e danos e obrigação de desfazer o ato.</w:delText>
        </w:r>
      </w:del>
    </w:p>
    <w:p w14:paraId="474740A9" w14:textId="75AC04C6" w:rsidR="00AB47DE" w:rsidDel="00542FED" w:rsidRDefault="00AB47DE" w:rsidP="00AB47DE">
      <w:pPr>
        <w:rPr>
          <w:del w:id="8" w:author="Arthur Souza Rodrigues" w:date="2025-10-10T10:11:00Z" w16du:dateUtc="2025-10-10T14:11:00Z"/>
        </w:rPr>
      </w:pPr>
      <w:del w:id="9" w:author="Arthur Souza Rodrigues" w:date="2025-10-10T10:11:00Z" w16du:dateUtc="2025-10-10T14:11:00Z">
        <w:r w:rsidDel="00542FED">
          <w:delText>7.5 Exceções de liquidez: [OPÇÃO – SAFE/convertible]: conversão de instrumentos em quotas nas hipóteses contratadas; [OPÇÃO – ESOP/Plano de Incentivo]: utilização de quotas em tesouraria ou aumento de capital condicionado, observando-se limites legais.</w:delText>
        </w:r>
      </w:del>
    </w:p>
    <w:p w14:paraId="138867D7" w14:textId="77777777" w:rsidR="00AB47DE" w:rsidRDefault="00AB47DE" w:rsidP="00AB47DE">
      <w:r>
        <w:t xml:space="preserve">7.6 Vesting: [OPÇÃO – ON] Quotas </w:t>
      </w:r>
      <w:proofErr w:type="spellStart"/>
      <w:r>
        <w:t>sujeitas</w:t>
      </w:r>
      <w:proofErr w:type="spellEnd"/>
      <w:r>
        <w:t xml:space="preserve"> a vesting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depositadas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condição</w:t>
      </w:r>
      <w:proofErr w:type="spellEnd"/>
      <w:r>
        <w:t xml:space="preserve"> </w:t>
      </w:r>
      <w:proofErr w:type="spellStart"/>
      <w:r>
        <w:t>suspensiva</w:t>
      </w:r>
      <w:proofErr w:type="spellEnd"/>
      <w:r>
        <w:t xml:space="preserve">, com cliff de [12] meses e </w:t>
      </w:r>
      <w:proofErr w:type="spellStart"/>
      <w:r>
        <w:t>aquisição</w:t>
      </w:r>
      <w:proofErr w:type="spellEnd"/>
      <w:r>
        <w:t xml:space="preserve"> linear </w:t>
      </w:r>
      <w:proofErr w:type="spellStart"/>
      <w:r>
        <w:t>em</w:t>
      </w:r>
      <w:proofErr w:type="spellEnd"/>
      <w:r>
        <w:t xml:space="preserve"> [36–48] meses, </w:t>
      </w:r>
      <w:proofErr w:type="spellStart"/>
      <w:r>
        <w:t>sujeito</w:t>
      </w:r>
      <w:proofErr w:type="spellEnd"/>
      <w:r>
        <w:t xml:space="preserve"> a good leaver/bad leaver; [</w:t>
      </w:r>
      <w:proofErr w:type="spellStart"/>
      <w:r>
        <w:t>prever</w:t>
      </w:r>
      <w:proofErr w:type="spellEnd"/>
      <w:r>
        <w:t xml:space="preserve"> </w:t>
      </w:r>
      <w:proofErr w:type="spellStart"/>
      <w:r>
        <w:t>critérios</w:t>
      </w:r>
      <w:proofErr w:type="spellEnd"/>
      <w:r>
        <w:t xml:space="preserve">, </w:t>
      </w:r>
      <w:proofErr w:type="spellStart"/>
      <w:r>
        <w:t>preço</w:t>
      </w:r>
      <w:proofErr w:type="spellEnd"/>
      <w:r>
        <w:t xml:space="preserve"> de </w:t>
      </w:r>
      <w:proofErr w:type="spellStart"/>
      <w:r>
        <w:t>recompra</w:t>
      </w:r>
      <w:proofErr w:type="spellEnd"/>
      <w:r>
        <w:t xml:space="preserve">,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aceleração</w:t>
      </w:r>
      <w:proofErr w:type="spellEnd"/>
      <w:r>
        <w:t xml:space="preserve">]. [NOTA: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integralização</w:t>
      </w:r>
      <w:proofErr w:type="spellEnd"/>
      <w:r>
        <w:t xml:space="preserve"> com </w:t>
      </w:r>
      <w:proofErr w:type="spellStart"/>
      <w:r>
        <w:t>serviços</w:t>
      </w:r>
      <w:proofErr w:type="spellEnd"/>
      <w:r>
        <w:t xml:space="preserve">; </w:t>
      </w:r>
      <w:proofErr w:type="spellStart"/>
      <w:r>
        <w:t>estruturar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opção</w:t>
      </w:r>
      <w:proofErr w:type="spellEnd"/>
      <w:r>
        <w:t xml:space="preserve"> de </w:t>
      </w:r>
      <w:proofErr w:type="spellStart"/>
      <w:r>
        <w:t>subscrição</w:t>
      </w:r>
      <w:proofErr w:type="spellEnd"/>
      <w:r>
        <w:t>/</w:t>
      </w:r>
      <w:proofErr w:type="spellStart"/>
      <w:r>
        <w:t>compra</w:t>
      </w:r>
      <w:proofErr w:type="spellEnd"/>
      <w:r>
        <w:t xml:space="preserve"> </w:t>
      </w:r>
      <w:proofErr w:type="spellStart"/>
      <w:r>
        <w:t>condicionada</w:t>
      </w:r>
      <w:proofErr w:type="spellEnd"/>
      <w:r>
        <w:t>.]</w:t>
      </w:r>
    </w:p>
    <w:p w14:paraId="730471C7" w14:textId="77777777" w:rsidR="00AB47DE" w:rsidRDefault="00AB47DE" w:rsidP="00AB47DE">
      <w:r>
        <w:t>CESSÃO, ÔNUS E DIREITO DE PREFERÊNCIA SOBRE QUOTAS</w:t>
      </w:r>
    </w:p>
    <w:p w14:paraId="0C8DD4DC" w14:textId="77777777" w:rsidR="00AB47DE" w:rsidRDefault="00AB47DE" w:rsidP="00AB47DE">
      <w:r>
        <w:t xml:space="preserve">8.1 Livre </w:t>
      </w:r>
      <w:proofErr w:type="spellStart"/>
      <w:r>
        <w:t>cessão</w:t>
      </w:r>
      <w:proofErr w:type="spellEnd"/>
      <w:r>
        <w:t xml:space="preserve"> entre </w:t>
      </w:r>
      <w:proofErr w:type="spellStart"/>
      <w:r>
        <w:t>Sócios</w:t>
      </w:r>
      <w:proofErr w:type="spellEnd"/>
      <w:r>
        <w:t xml:space="preserve">, salvo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preferência</w:t>
      </w:r>
      <w:proofErr w:type="spellEnd"/>
      <w:r>
        <w:t xml:space="preserve">, lock-up e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restrições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>.</w:t>
      </w:r>
    </w:p>
    <w:p w14:paraId="382BAF40" w14:textId="77777777" w:rsidR="00AB47DE" w:rsidRDefault="00AB47DE" w:rsidP="00AB47DE">
      <w:r>
        <w:t xml:space="preserve">8.2 </w:t>
      </w:r>
      <w:proofErr w:type="spellStart"/>
      <w:r>
        <w:t>Cessão</w:t>
      </w:r>
      <w:proofErr w:type="spellEnd"/>
      <w:r>
        <w:t xml:space="preserve"> a </w:t>
      </w:r>
      <w:proofErr w:type="spellStart"/>
      <w:r>
        <w:t>terceiros</w:t>
      </w:r>
      <w:proofErr w:type="spellEnd"/>
      <w:r>
        <w:t xml:space="preserve">: </w:t>
      </w:r>
      <w:proofErr w:type="spellStart"/>
      <w:r>
        <w:t>Sujeita</w:t>
      </w:r>
      <w:proofErr w:type="spellEnd"/>
      <w:r>
        <w:t xml:space="preserve">-se </w:t>
      </w:r>
      <w:proofErr w:type="spellStart"/>
      <w:r>
        <w:t>ao</w:t>
      </w:r>
      <w:proofErr w:type="spellEnd"/>
      <w:r>
        <w:t xml:space="preserve"> art. 1.057 do CC e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abaixo</w:t>
      </w:r>
      <w:proofErr w:type="spellEnd"/>
      <w:r>
        <w:t>:</w:t>
      </w:r>
    </w:p>
    <w:p w14:paraId="7EEEEDFB" w14:textId="77777777" w:rsidR="00AB47DE" w:rsidRDefault="00AB47DE" w:rsidP="00AB47DE">
      <w:r>
        <w:t>•</w:t>
      </w:r>
      <w:r>
        <w:tab/>
      </w:r>
      <w:proofErr w:type="spellStart"/>
      <w:r>
        <w:t>Consentimento</w:t>
      </w:r>
      <w:proofErr w:type="spellEnd"/>
      <w:r>
        <w:t xml:space="preserve">: </w:t>
      </w:r>
      <w:proofErr w:type="spellStart"/>
      <w:r>
        <w:t>dependerá</w:t>
      </w:r>
      <w:proofErr w:type="spellEnd"/>
      <w:r>
        <w:t xml:space="preserve"> de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titulares</w:t>
      </w:r>
      <w:proofErr w:type="spellEnd"/>
      <w:r>
        <w:t xml:space="preserve"> de, no </w:t>
      </w:r>
      <w:proofErr w:type="spellStart"/>
      <w:r>
        <w:t>mínimo</w:t>
      </w:r>
      <w:proofErr w:type="spellEnd"/>
      <w:r>
        <w:t xml:space="preserve">, [2/3] do capital social, salvo </w:t>
      </w:r>
      <w:proofErr w:type="spellStart"/>
      <w:r>
        <w:t>estipulação</w:t>
      </w:r>
      <w:proofErr w:type="spellEnd"/>
      <w:r>
        <w:t xml:space="preserve"> </w:t>
      </w:r>
      <w:proofErr w:type="spellStart"/>
      <w:r>
        <w:t>diversa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rigorosa</w:t>
      </w:r>
      <w:proofErr w:type="spellEnd"/>
      <w:r>
        <w:t>.</w:t>
      </w:r>
    </w:p>
    <w:p w14:paraId="2F2CBE2E" w14:textId="77777777" w:rsidR="00AB47DE" w:rsidRDefault="00AB47DE" w:rsidP="00AB47DE">
      <w:r>
        <w:t>•</w:t>
      </w:r>
      <w:r>
        <w:tab/>
      </w:r>
      <w:proofErr w:type="spellStart"/>
      <w:r>
        <w:t>Direito</w:t>
      </w:r>
      <w:proofErr w:type="spellEnd"/>
      <w:r>
        <w:t xml:space="preserve"> de </w:t>
      </w:r>
      <w:proofErr w:type="spellStart"/>
      <w:r>
        <w:t>preferência</w:t>
      </w:r>
      <w:proofErr w:type="spellEnd"/>
      <w:r>
        <w:t xml:space="preserve"> (ROFR):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terão</w:t>
      </w:r>
      <w:proofErr w:type="spellEnd"/>
      <w:r>
        <w:t xml:space="preserve">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aquisição</w:t>
      </w:r>
      <w:proofErr w:type="spellEnd"/>
      <w:r>
        <w:t xml:space="preserve"> das quotas </w:t>
      </w:r>
      <w:proofErr w:type="spellStart"/>
      <w:r>
        <w:t>ofertadas</w:t>
      </w:r>
      <w:proofErr w:type="spellEnd"/>
      <w:r>
        <w:t xml:space="preserve"> a </w:t>
      </w:r>
      <w:proofErr w:type="spellStart"/>
      <w:r>
        <w:t>terceiro</w:t>
      </w:r>
      <w:proofErr w:type="spellEnd"/>
      <w:r>
        <w:t xml:space="preserve">,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, com </w:t>
      </w:r>
      <w:proofErr w:type="spellStart"/>
      <w:r>
        <w:t>prazo</w:t>
      </w:r>
      <w:proofErr w:type="spellEnd"/>
      <w:r>
        <w:t xml:space="preserve"> de [30] </w:t>
      </w:r>
      <w:proofErr w:type="spellStart"/>
      <w:r>
        <w:t>dias</w:t>
      </w:r>
      <w:proofErr w:type="spellEnd"/>
      <w:r>
        <w:t xml:space="preserve"> para </w:t>
      </w:r>
      <w:proofErr w:type="spellStart"/>
      <w:r>
        <w:t>exercício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notificação</w:t>
      </w:r>
      <w:proofErr w:type="spellEnd"/>
      <w:r>
        <w:t xml:space="preserve"> </w:t>
      </w:r>
      <w:proofErr w:type="spellStart"/>
      <w:r>
        <w:t>contendo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condições</w:t>
      </w:r>
      <w:proofErr w:type="spellEnd"/>
      <w:r>
        <w:t xml:space="preserve"> e </w:t>
      </w:r>
      <w:proofErr w:type="spellStart"/>
      <w:r>
        <w:t>prazo</w:t>
      </w:r>
      <w:proofErr w:type="spellEnd"/>
      <w:r>
        <w:t xml:space="preserve"> (</w:t>
      </w:r>
      <w:proofErr w:type="spellStart"/>
      <w:r>
        <w:t>documentadas</w:t>
      </w:r>
      <w:proofErr w:type="spellEnd"/>
      <w:r>
        <w:t>).</w:t>
      </w:r>
    </w:p>
    <w:p w14:paraId="6288B843" w14:textId="77777777" w:rsidR="00AB47DE" w:rsidRDefault="00AB47DE" w:rsidP="00AB47DE">
      <w:r>
        <w:t>•</w:t>
      </w:r>
      <w:r>
        <w:tab/>
      </w:r>
      <w:proofErr w:type="spellStart"/>
      <w:r>
        <w:t>Oposição</w:t>
      </w:r>
      <w:proofErr w:type="spellEnd"/>
      <w:r>
        <w:t xml:space="preserve">: Na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consentimento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legais</w:t>
      </w:r>
      <w:proofErr w:type="spellEnd"/>
      <w:r>
        <w:t xml:space="preserve"> e </w:t>
      </w:r>
      <w:proofErr w:type="spellStart"/>
      <w:r>
        <w:t>contratuais</w:t>
      </w:r>
      <w:proofErr w:type="spellEnd"/>
      <w:r>
        <w:t xml:space="preserve">, a </w:t>
      </w:r>
      <w:proofErr w:type="spellStart"/>
      <w:r>
        <w:t>cessão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produzirá</w:t>
      </w:r>
      <w:proofErr w:type="spellEnd"/>
      <w:r>
        <w:t xml:space="preserve"> </w:t>
      </w:r>
      <w:proofErr w:type="spellStart"/>
      <w:r>
        <w:t>efeitos</w:t>
      </w:r>
      <w:proofErr w:type="spellEnd"/>
      <w:r>
        <w:t xml:space="preserve"> </w:t>
      </w:r>
      <w:proofErr w:type="spellStart"/>
      <w:r>
        <w:t>perante</w:t>
      </w:r>
      <w:proofErr w:type="spellEnd"/>
      <w:r>
        <w:t xml:space="preserve"> a </w:t>
      </w:r>
      <w:proofErr w:type="spellStart"/>
      <w:r>
        <w:t>Sociedade</w:t>
      </w:r>
      <w:proofErr w:type="spellEnd"/>
      <w:r>
        <w:t xml:space="preserve"> e </w:t>
      </w:r>
      <w:proofErr w:type="spellStart"/>
      <w:r>
        <w:t>terceiros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do </w:t>
      </w:r>
      <w:proofErr w:type="spellStart"/>
      <w:r>
        <w:t>aditivo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Junta.</w:t>
      </w:r>
    </w:p>
    <w:p w14:paraId="3211BC1B" w14:textId="77777777" w:rsidR="00AB47DE" w:rsidRDefault="00AB47DE" w:rsidP="00AB47DE">
      <w:r>
        <w:t xml:space="preserve">8.3 </w:t>
      </w:r>
      <w:proofErr w:type="spellStart"/>
      <w:r>
        <w:t>Ônus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quotas: A </w:t>
      </w:r>
      <w:proofErr w:type="spellStart"/>
      <w:r>
        <w:t>oneração</w:t>
      </w:r>
      <w:proofErr w:type="spellEnd"/>
      <w:r>
        <w:t xml:space="preserve">, </w:t>
      </w:r>
      <w:proofErr w:type="spellStart"/>
      <w:r>
        <w:t>penhor</w:t>
      </w:r>
      <w:proofErr w:type="spellEnd"/>
      <w:r>
        <w:t xml:space="preserve">, </w:t>
      </w:r>
      <w:proofErr w:type="spellStart"/>
      <w:r>
        <w:t>cessão</w:t>
      </w:r>
      <w:proofErr w:type="spellEnd"/>
      <w:r>
        <w:t xml:space="preserve"> </w:t>
      </w:r>
      <w:proofErr w:type="spellStart"/>
      <w:r>
        <w:t>fiduciária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gravame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quotas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representando</w:t>
      </w:r>
      <w:proofErr w:type="spellEnd"/>
      <w:r>
        <w:t xml:space="preserve"> [</w:t>
      </w:r>
      <w:proofErr w:type="spellStart"/>
      <w:r>
        <w:t>maioria</w:t>
      </w:r>
      <w:proofErr w:type="spellEnd"/>
      <w:r>
        <w:t xml:space="preserve">/2/3] do capital e </w:t>
      </w:r>
      <w:proofErr w:type="spellStart"/>
      <w:r>
        <w:t>subordina</w:t>
      </w:r>
      <w:proofErr w:type="spellEnd"/>
      <w:r>
        <w:t xml:space="preserve"> o </w:t>
      </w:r>
      <w:proofErr w:type="spellStart"/>
      <w:r>
        <w:t>credor</w:t>
      </w:r>
      <w:proofErr w:type="spellEnd"/>
      <w:r>
        <w:t xml:space="preserve"> </w:t>
      </w:r>
      <w:proofErr w:type="spellStart"/>
      <w:r>
        <w:t>às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>.</w:t>
      </w:r>
    </w:p>
    <w:p w14:paraId="6D6A2282" w14:textId="77777777" w:rsidR="00AB47DE" w:rsidRDefault="00AB47DE" w:rsidP="00AB47DE">
      <w:r>
        <w:t xml:space="preserve">8.4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precedentes</w:t>
      </w:r>
      <w:proofErr w:type="spellEnd"/>
      <w:r>
        <w:t xml:space="preserve"> e </w:t>
      </w:r>
      <w:proofErr w:type="spellStart"/>
      <w:r>
        <w:t>declarações</w:t>
      </w:r>
      <w:proofErr w:type="spellEnd"/>
      <w:r>
        <w:t xml:space="preserve">: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cessão</w:t>
      </w:r>
      <w:proofErr w:type="spellEnd"/>
      <w:r>
        <w:t xml:space="preserve"> </w:t>
      </w:r>
      <w:proofErr w:type="spellStart"/>
      <w:r>
        <w:t>sujeita</w:t>
      </w:r>
      <w:proofErr w:type="spellEnd"/>
      <w:r>
        <w:t xml:space="preserve">-se à </w:t>
      </w:r>
      <w:proofErr w:type="spellStart"/>
      <w:r>
        <w:t>inexistência</w:t>
      </w:r>
      <w:proofErr w:type="spellEnd"/>
      <w:r>
        <w:t xml:space="preserve"> de default </w:t>
      </w:r>
      <w:proofErr w:type="gramStart"/>
      <w:r>
        <w:t>do</w:t>
      </w:r>
      <w:proofErr w:type="gramEnd"/>
      <w:r>
        <w:t xml:space="preserve"> </w:t>
      </w:r>
      <w:proofErr w:type="spellStart"/>
      <w:r>
        <w:t>cedente</w:t>
      </w:r>
      <w:proofErr w:type="spellEnd"/>
      <w:r>
        <w:t xml:space="preserve">, </w:t>
      </w:r>
      <w:proofErr w:type="spellStart"/>
      <w:r>
        <w:t>cumprimento</w:t>
      </w:r>
      <w:proofErr w:type="spellEnd"/>
      <w:r>
        <w:t xml:space="preserve"> de lock-up/standstill, e à </w:t>
      </w:r>
      <w:proofErr w:type="spellStart"/>
      <w:r>
        <w:t>adesão</w:t>
      </w:r>
      <w:proofErr w:type="spellEnd"/>
      <w:r>
        <w:t xml:space="preserve"> do </w:t>
      </w:r>
      <w:proofErr w:type="spellStart"/>
      <w:r>
        <w:t>cessionário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e </w:t>
      </w:r>
      <w:proofErr w:type="spellStart"/>
      <w:proofErr w:type="gramStart"/>
      <w:r>
        <w:t>a</w:t>
      </w:r>
      <w:proofErr w:type="spellEnd"/>
      <w:proofErr w:type="gramEnd"/>
      <w:r>
        <w:t xml:space="preserve"> eventual </w:t>
      </w:r>
      <w:proofErr w:type="spellStart"/>
      <w:r>
        <w:t>Acordo</w:t>
      </w:r>
      <w:proofErr w:type="spellEnd"/>
      <w:r>
        <w:t xml:space="preserve"> de </w:t>
      </w:r>
      <w:proofErr w:type="spellStart"/>
      <w:r>
        <w:t>Quotistas</w:t>
      </w:r>
      <w:proofErr w:type="spellEnd"/>
      <w:r>
        <w:t>.</w:t>
      </w:r>
    </w:p>
    <w:p w14:paraId="1BBAD91A" w14:textId="77777777" w:rsidR="00AB47DE" w:rsidRDefault="00AB47DE" w:rsidP="00AB47DE">
      <w:r>
        <w:t>MECANISMOS DE LIQUIDEZ: ROFO/ROFR, TAG-ALONG, DRAG-ALONG</w:t>
      </w:r>
    </w:p>
    <w:p w14:paraId="6A27884B" w14:textId="77777777" w:rsidR="00AB47DE" w:rsidRDefault="00AB47DE" w:rsidP="00AB47DE">
      <w:r>
        <w:t xml:space="preserve">9.1 ROFO (right of first offer) [OPÇÃO – ON]: Antes de </w:t>
      </w:r>
      <w:proofErr w:type="spellStart"/>
      <w:r>
        <w:t>negociar</w:t>
      </w:r>
      <w:proofErr w:type="spellEnd"/>
      <w:r>
        <w:t xml:space="preserve"> com </w:t>
      </w:r>
      <w:proofErr w:type="spellStart"/>
      <w:r>
        <w:t>terceiro</w:t>
      </w:r>
      <w:proofErr w:type="spellEnd"/>
      <w:r>
        <w:t xml:space="preserve">, o </w:t>
      </w:r>
      <w:proofErr w:type="spellStart"/>
      <w:r>
        <w:t>Sócio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ofertará</w:t>
      </w:r>
      <w:proofErr w:type="spellEnd"/>
      <w:r>
        <w:t xml:space="preserve"> </w:t>
      </w:r>
      <w:proofErr w:type="spellStart"/>
      <w:r>
        <w:t>suas</w:t>
      </w:r>
      <w:proofErr w:type="spellEnd"/>
      <w:r>
        <w:t xml:space="preserve"> quotas </w:t>
      </w:r>
      <w:proofErr w:type="spellStart"/>
      <w:r>
        <w:t>aos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, </w:t>
      </w:r>
      <w:proofErr w:type="spellStart"/>
      <w:r>
        <w:t>informando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e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propostos</w:t>
      </w:r>
      <w:proofErr w:type="spellEnd"/>
      <w:r>
        <w:t xml:space="preserve">; </w:t>
      </w:r>
      <w:proofErr w:type="spellStart"/>
      <w:r>
        <w:t>prazo</w:t>
      </w:r>
      <w:proofErr w:type="spellEnd"/>
      <w:r>
        <w:t xml:space="preserve"> para </w:t>
      </w:r>
      <w:proofErr w:type="spellStart"/>
      <w:r>
        <w:t>resposta</w:t>
      </w:r>
      <w:proofErr w:type="spellEnd"/>
      <w:r>
        <w:t xml:space="preserve">: [15] </w:t>
      </w:r>
      <w:proofErr w:type="spellStart"/>
      <w:r>
        <w:t>dias</w:t>
      </w:r>
      <w:proofErr w:type="spellEnd"/>
      <w:r>
        <w:t xml:space="preserve">; </w:t>
      </w:r>
      <w:proofErr w:type="spellStart"/>
      <w:r>
        <w:t>negociação</w:t>
      </w:r>
      <w:proofErr w:type="spellEnd"/>
      <w:r>
        <w:t xml:space="preserve"> de boa-</w:t>
      </w:r>
      <w:proofErr w:type="spellStart"/>
      <w:r>
        <w:t>fé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[15] </w:t>
      </w:r>
      <w:proofErr w:type="spellStart"/>
      <w:r>
        <w:t>dias</w:t>
      </w:r>
      <w:proofErr w:type="spellEnd"/>
      <w:r>
        <w:t xml:space="preserve">; </w:t>
      </w:r>
      <w:proofErr w:type="spellStart"/>
      <w:r>
        <w:t>na</w:t>
      </w:r>
      <w:proofErr w:type="spellEnd"/>
      <w:r>
        <w:t xml:space="preserve"> </w:t>
      </w:r>
      <w:proofErr w:type="spellStart"/>
      <w:r>
        <w:t>ausência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,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negociar</w:t>
      </w:r>
      <w:proofErr w:type="spellEnd"/>
      <w:r>
        <w:t xml:space="preserve"> com </w:t>
      </w:r>
      <w:proofErr w:type="spellStart"/>
      <w:r>
        <w:t>terceiro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favoráveis</w:t>
      </w:r>
      <w:proofErr w:type="spellEnd"/>
      <w:r>
        <w:t xml:space="preserve"> do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ofertadas</w:t>
      </w:r>
      <w:proofErr w:type="spellEnd"/>
      <w:r>
        <w:t>.</w:t>
      </w:r>
    </w:p>
    <w:p w14:paraId="09A49AE3" w14:textId="77777777" w:rsidR="00AB47DE" w:rsidRDefault="00AB47DE" w:rsidP="00AB47DE">
      <w:r>
        <w:t xml:space="preserve">9.2 ROFR (right of first refusal) [OPÇÃO – ON]: </w:t>
      </w:r>
      <w:proofErr w:type="spellStart"/>
      <w:r>
        <w:t>Recebida</w:t>
      </w:r>
      <w:proofErr w:type="spellEnd"/>
      <w:r>
        <w:t xml:space="preserve"> </w:t>
      </w:r>
      <w:proofErr w:type="spellStart"/>
      <w:r>
        <w:t>proposta</w:t>
      </w:r>
      <w:proofErr w:type="spellEnd"/>
      <w:r>
        <w:t xml:space="preserve"> </w:t>
      </w:r>
      <w:proofErr w:type="spellStart"/>
      <w:r>
        <w:t>firme</w:t>
      </w:r>
      <w:proofErr w:type="spellEnd"/>
      <w:r>
        <w:t xml:space="preserve"> de </w:t>
      </w:r>
      <w:proofErr w:type="spellStart"/>
      <w:r>
        <w:t>terceiro</w:t>
      </w:r>
      <w:proofErr w:type="spellEnd"/>
      <w:r>
        <w:t xml:space="preserve">, o </w:t>
      </w:r>
      <w:proofErr w:type="spellStart"/>
      <w:r>
        <w:t>Sócio</w:t>
      </w:r>
      <w:proofErr w:type="spellEnd"/>
      <w:r>
        <w:t xml:space="preserve"> </w:t>
      </w:r>
      <w:proofErr w:type="spellStart"/>
      <w:r>
        <w:t>vendedor</w:t>
      </w:r>
      <w:proofErr w:type="spellEnd"/>
      <w:r>
        <w:t xml:space="preserve"> </w:t>
      </w:r>
      <w:proofErr w:type="spellStart"/>
      <w:r>
        <w:t>notificará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(com </w:t>
      </w:r>
      <w:proofErr w:type="spellStart"/>
      <w:r>
        <w:t>cópia</w:t>
      </w:r>
      <w:proofErr w:type="spellEnd"/>
      <w:r>
        <w:t xml:space="preserve"> da </w:t>
      </w:r>
      <w:proofErr w:type="spellStart"/>
      <w:r>
        <w:t>proposta</w:t>
      </w:r>
      <w:proofErr w:type="spellEnd"/>
      <w:r>
        <w:t xml:space="preserve">),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exercer</w:t>
      </w:r>
      <w:proofErr w:type="spellEnd"/>
      <w:r>
        <w:t xml:space="preserve"> </w:t>
      </w:r>
      <w:proofErr w:type="spellStart"/>
      <w:r>
        <w:t>preferência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[30]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>.</w:t>
      </w:r>
    </w:p>
    <w:p w14:paraId="0AD6B0B0" w14:textId="77777777" w:rsidR="00AB47DE" w:rsidRDefault="00AB47DE" w:rsidP="00AB47DE">
      <w:r>
        <w:t xml:space="preserve">9.3 Tag-along [OPÇÃO – ON]: Na </w:t>
      </w:r>
      <w:proofErr w:type="spellStart"/>
      <w:r>
        <w:t>venda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resulte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transferência</w:t>
      </w:r>
      <w:proofErr w:type="spellEnd"/>
      <w:r>
        <w:t xml:space="preserve"> de </w:t>
      </w:r>
      <w:proofErr w:type="spellStart"/>
      <w:r>
        <w:t>controle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[50%+] do capital </w:t>
      </w:r>
      <w:proofErr w:type="spellStart"/>
      <w:r>
        <w:t>votante</w:t>
      </w:r>
      <w:proofErr w:type="spellEnd"/>
      <w:r>
        <w:t>/</w:t>
      </w:r>
      <w:proofErr w:type="spellStart"/>
      <w:r>
        <w:t>econômico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minoritários</w:t>
      </w:r>
      <w:proofErr w:type="spellEnd"/>
      <w:r>
        <w:t xml:space="preserve"> </w:t>
      </w:r>
      <w:proofErr w:type="spellStart"/>
      <w:r>
        <w:t>terão</w:t>
      </w:r>
      <w:proofErr w:type="spellEnd"/>
      <w:r>
        <w:t xml:space="preserve"> </w:t>
      </w:r>
      <w:proofErr w:type="spellStart"/>
      <w:r>
        <w:t>direito</w:t>
      </w:r>
      <w:proofErr w:type="spellEnd"/>
      <w:r>
        <w:t xml:space="preserve"> de vender </w:t>
      </w:r>
      <w:proofErr w:type="spellStart"/>
      <w:r>
        <w:t>suas</w:t>
      </w:r>
      <w:proofErr w:type="spellEnd"/>
      <w:r>
        <w:t xml:space="preserve"> quotas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e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quota (pari passu),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proporção</w:t>
      </w:r>
      <w:proofErr w:type="spellEnd"/>
      <w:r>
        <w:t xml:space="preserve"> 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participação</w:t>
      </w:r>
      <w:proofErr w:type="spellEnd"/>
      <w:r>
        <w:t xml:space="preserve">, com </w:t>
      </w:r>
      <w:proofErr w:type="spellStart"/>
      <w:r>
        <w:t>prazo</w:t>
      </w:r>
      <w:proofErr w:type="spellEnd"/>
      <w:r>
        <w:t xml:space="preserve"> de </w:t>
      </w:r>
      <w:proofErr w:type="spellStart"/>
      <w:r>
        <w:t>adesão</w:t>
      </w:r>
      <w:proofErr w:type="spellEnd"/>
      <w:r>
        <w:t xml:space="preserve"> de [15–30] </w:t>
      </w:r>
      <w:proofErr w:type="spellStart"/>
      <w:r>
        <w:t>dias</w:t>
      </w:r>
      <w:proofErr w:type="spellEnd"/>
      <w:r>
        <w:t>.</w:t>
      </w:r>
    </w:p>
    <w:p w14:paraId="69450895" w14:textId="77777777" w:rsidR="00AB47DE" w:rsidRDefault="00AB47DE" w:rsidP="00AB47DE">
      <w:r>
        <w:t xml:space="preserve">9.4 Drag-along [OPÇÃO – ON]: </w:t>
      </w:r>
      <w:proofErr w:type="spellStart"/>
      <w:r>
        <w:t>Aprovada</w:t>
      </w:r>
      <w:proofErr w:type="spellEnd"/>
      <w:r>
        <w:t xml:space="preserve"> a </w:t>
      </w:r>
      <w:proofErr w:type="spellStart"/>
      <w:r>
        <w:t>venda</w:t>
      </w:r>
      <w:proofErr w:type="spellEnd"/>
      <w:r>
        <w:t xml:space="preserve"> de [&gt;50–66%] do capital a </w:t>
      </w:r>
      <w:proofErr w:type="spellStart"/>
      <w:r>
        <w:t>terceiro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remanescentes</w:t>
      </w:r>
      <w:proofErr w:type="spellEnd"/>
      <w:r>
        <w:t xml:space="preserve"> </w:t>
      </w:r>
      <w:proofErr w:type="spellStart"/>
      <w:r>
        <w:t>obrigam</w:t>
      </w:r>
      <w:proofErr w:type="spellEnd"/>
      <w:r>
        <w:t xml:space="preserve">-se a vender </w:t>
      </w:r>
      <w:proofErr w:type="spellStart"/>
      <w:r>
        <w:t>suas</w:t>
      </w:r>
      <w:proofErr w:type="spellEnd"/>
      <w:r>
        <w:t xml:space="preserve"> quotas </w:t>
      </w:r>
      <w:proofErr w:type="spellStart"/>
      <w:r>
        <w:t>nas</w:t>
      </w:r>
      <w:proofErr w:type="spellEnd"/>
      <w:r>
        <w:t xml:space="preserve"> </w:t>
      </w:r>
      <w:proofErr w:type="spellStart"/>
      <w:r>
        <w:t>mesmas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(</w:t>
      </w:r>
      <w:proofErr w:type="spellStart"/>
      <w:r>
        <w:t>salvaguardas</w:t>
      </w:r>
      <w:proofErr w:type="spellEnd"/>
      <w:r>
        <w:t xml:space="preserve">: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, </w:t>
      </w:r>
      <w:proofErr w:type="spellStart"/>
      <w:r>
        <w:t>pagamento</w:t>
      </w:r>
      <w:proofErr w:type="spellEnd"/>
      <w:r>
        <w:t xml:space="preserve"> à vista/escrow, </w:t>
      </w:r>
      <w:proofErr w:type="spellStart"/>
      <w:r>
        <w:t>declarações</w:t>
      </w:r>
      <w:proofErr w:type="spellEnd"/>
      <w:r>
        <w:t xml:space="preserve"> </w:t>
      </w:r>
      <w:proofErr w:type="spellStart"/>
      <w:r>
        <w:t>limitadas</w:t>
      </w:r>
      <w:proofErr w:type="spellEnd"/>
      <w:r>
        <w:t xml:space="preserve"> a </w:t>
      </w:r>
      <w:proofErr w:type="spellStart"/>
      <w:r>
        <w:t>título</w:t>
      </w:r>
      <w:proofErr w:type="spellEnd"/>
      <w:r>
        <w:t>/</w:t>
      </w:r>
      <w:proofErr w:type="spellStart"/>
      <w:r>
        <w:t>autoridade</w:t>
      </w:r>
      <w:proofErr w:type="spellEnd"/>
      <w:r>
        <w:t xml:space="preserve">, </w:t>
      </w:r>
      <w:proofErr w:type="spellStart"/>
      <w:r>
        <w:t>indenizações</w:t>
      </w:r>
      <w:proofErr w:type="spellEnd"/>
      <w:r>
        <w:t xml:space="preserve"> </w:t>
      </w:r>
      <w:proofErr w:type="spellStart"/>
      <w:r>
        <w:t>proporcionais</w:t>
      </w:r>
      <w:proofErr w:type="spellEnd"/>
      <w:r>
        <w:t xml:space="preserve">),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exigir</w:t>
      </w:r>
      <w:proofErr w:type="spellEnd"/>
      <w:r>
        <w:t xml:space="preserve"> </w:t>
      </w:r>
      <w:proofErr w:type="spellStart"/>
      <w:r>
        <w:t>laudo</w:t>
      </w:r>
      <w:proofErr w:type="spellEnd"/>
      <w:r>
        <w:t xml:space="preserve"> de </w:t>
      </w:r>
      <w:proofErr w:type="spellStart"/>
      <w:r>
        <w:t>avaliação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se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houver</w:t>
      </w:r>
      <w:proofErr w:type="spellEnd"/>
      <w:r>
        <w:t xml:space="preserve"> </w:t>
      </w:r>
      <w:proofErr w:type="spellStart"/>
      <w:r>
        <w:t>preço</w:t>
      </w:r>
      <w:proofErr w:type="spellEnd"/>
      <w:r>
        <w:t xml:space="preserve"> de mercado.</w:t>
      </w:r>
    </w:p>
    <w:p w14:paraId="18672242" w14:textId="77777777" w:rsidR="00AB47DE" w:rsidRDefault="00AB47DE" w:rsidP="00AB47DE">
      <w:r>
        <w:t xml:space="preserve">9.5 </w:t>
      </w:r>
      <w:proofErr w:type="spellStart"/>
      <w:r>
        <w:t>Preço</w:t>
      </w:r>
      <w:proofErr w:type="spellEnd"/>
      <w:r>
        <w:t>/</w:t>
      </w:r>
      <w:proofErr w:type="spellStart"/>
      <w:r>
        <w:t>valoração</w:t>
      </w:r>
      <w:proofErr w:type="spellEnd"/>
      <w:r>
        <w:t xml:space="preserve">: Para </w:t>
      </w:r>
      <w:proofErr w:type="spellStart"/>
      <w:r>
        <w:t>exercícios</w:t>
      </w:r>
      <w:proofErr w:type="spellEnd"/>
      <w:r>
        <w:t xml:space="preserve"> de Tag/Drag e ROFR, o </w:t>
      </w:r>
      <w:proofErr w:type="spellStart"/>
      <w:r>
        <w:t>preço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ser: (</w:t>
      </w:r>
      <w:proofErr w:type="spellStart"/>
      <w:r>
        <w:t>i</w:t>
      </w:r>
      <w:proofErr w:type="spellEnd"/>
      <w:r>
        <w:t xml:space="preserve">) de mercado; (ii) </w:t>
      </w:r>
      <w:proofErr w:type="spellStart"/>
      <w:r>
        <w:t>apurado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múltiplos</w:t>
      </w:r>
      <w:proofErr w:type="spellEnd"/>
      <w:r>
        <w:t xml:space="preserve"> [EV/EBITDA, </w:t>
      </w:r>
      <w:proofErr w:type="spellStart"/>
      <w:r>
        <w:t>receita</w:t>
      </w:r>
      <w:proofErr w:type="spellEnd"/>
      <w:r>
        <w:t xml:space="preserve">] com </w:t>
      </w:r>
      <w:proofErr w:type="spellStart"/>
      <w:r>
        <w:t>ajustes</w:t>
      </w:r>
      <w:proofErr w:type="spellEnd"/>
      <w:r>
        <w:t xml:space="preserve"> de </w:t>
      </w:r>
      <w:proofErr w:type="spellStart"/>
      <w:r>
        <w:t>dívida</w:t>
      </w:r>
      <w:proofErr w:type="spellEnd"/>
      <w:r>
        <w:t xml:space="preserve"> </w:t>
      </w:r>
      <w:proofErr w:type="spellStart"/>
      <w:r>
        <w:t>líquida</w:t>
      </w:r>
      <w:proofErr w:type="spellEnd"/>
      <w:r>
        <w:t xml:space="preserve"> e capital de </w:t>
      </w:r>
      <w:proofErr w:type="spellStart"/>
      <w:r>
        <w:t>giro</w:t>
      </w:r>
      <w:proofErr w:type="spellEnd"/>
      <w:r>
        <w:t xml:space="preserve"> </w:t>
      </w:r>
      <w:proofErr w:type="spellStart"/>
      <w:r>
        <w:t>alvo</w:t>
      </w:r>
      <w:proofErr w:type="spellEnd"/>
      <w:r>
        <w:t xml:space="preserve">; (iii)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laudo</w:t>
      </w:r>
      <w:proofErr w:type="spellEnd"/>
      <w:r>
        <w:t xml:space="preserve"> </w:t>
      </w:r>
      <w:proofErr w:type="spellStart"/>
      <w:r>
        <w:t>independente</w:t>
      </w:r>
      <w:proofErr w:type="spellEnd"/>
      <w:r>
        <w:t xml:space="preserve"> [</w:t>
      </w:r>
      <w:proofErr w:type="spellStart"/>
      <w:r>
        <w:t>avaliador</w:t>
      </w:r>
      <w:proofErr w:type="spellEnd"/>
      <w:r>
        <w:t xml:space="preserve"> </w:t>
      </w:r>
      <w:proofErr w:type="spellStart"/>
      <w:r>
        <w:t>registrado</w:t>
      </w:r>
      <w:proofErr w:type="spellEnd"/>
      <w:r>
        <w:t>/</w:t>
      </w:r>
      <w:proofErr w:type="spellStart"/>
      <w:r>
        <w:t>empresa</w:t>
      </w:r>
      <w:proofErr w:type="spellEnd"/>
      <w:r>
        <w:t xml:space="preserve"> de auditoria]; </w:t>
      </w:r>
      <w:proofErr w:type="spellStart"/>
      <w:r>
        <w:t>critérios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no Anexo A.</w:t>
      </w:r>
    </w:p>
    <w:p w14:paraId="479A078E" w14:textId="77777777" w:rsidR="00AB47DE" w:rsidRDefault="00AB47DE" w:rsidP="00AB47DE">
      <w:r>
        <w:t>GOVERNANÇA, ADMINISTRAÇÃO E REGÊNCIA SUPLETIVA</w:t>
      </w:r>
    </w:p>
    <w:p w14:paraId="7B20BAA8" w14:textId="77777777" w:rsidR="00AB47DE" w:rsidRDefault="00AB47DE" w:rsidP="00AB47DE">
      <w:r>
        <w:t xml:space="preserve">10.1 </w:t>
      </w:r>
      <w:proofErr w:type="spellStart"/>
      <w:r>
        <w:t>Regência</w:t>
      </w:r>
      <w:proofErr w:type="spellEnd"/>
      <w:r>
        <w:t xml:space="preserve"> </w:t>
      </w:r>
      <w:proofErr w:type="spellStart"/>
      <w:r>
        <w:t>supletiva</w:t>
      </w:r>
      <w:proofErr w:type="spellEnd"/>
      <w:r>
        <w:t xml:space="preserve">: [OPÇÃO A – ON]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regida</w:t>
      </w:r>
      <w:proofErr w:type="spellEnd"/>
      <w:r>
        <w:t xml:space="preserve"> </w:t>
      </w:r>
      <w:proofErr w:type="spellStart"/>
      <w:r>
        <w:t>supletivamente</w:t>
      </w:r>
      <w:proofErr w:type="spellEnd"/>
      <w:r>
        <w:t xml:space="preserve"> pela Lei nº 6.404/1976 (LSA), no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couber</w:t>
      </w:r>
      <w:proofErr w:type="spellEnd"/>
      <w:r>
        <w:t xml:space="preserve"> (CC, art. 1.053, </w:t>
      </w:r>
      <w:proofErr w:type="spellStart"/>
      <w:r>
        <w:t>parágrafo</w:t>
      </w:r>
      <w:proofErr w:type="spellEnd"/>
      <w:r>
        <w:t xml:space="preserve"> </w:t>
      </w:r>
      <w:proofErr w:type="spellStart"/>
      <w:r>
        <w:t>único</w:t>
      </w:r>
      <w:proofErr w:type="spellEnd"/>
      <w:r>
        <w:t xml:space="preserve">). [OPÇÃO B – OFF]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regida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</w:t>
      </w:r>
      <w:proofErr w:type="spellStart"/>
      <w:r>
        <w:t>pelas</w:t>
      </w:r>
      <w:proofErr w:type="spellEnd"/>
      <w:r>
        <w:t xml:space="preserve"> </w:t>
      </w:r>
      <w:proofErr w:type="spellStart"/>
      <w:r>
        <w:t>normas</w:t>
      </w:r>
      <w:proofErr w:type="spellEnd"/>
      <w:r>
        <w:t xml:space="preserve"> da LTDA do Código Civil.</w:t>
      </w:r>
    </w:p>
    <w:p w14:paraId="31A5CAB3" w14:textId="77777777" w:rsidR="00AB47DE" w:rsidRDefault="00AB47DE" w:rsidP="00AB47DE">
      <w:r>
        <w:t xml:space="preserve">10.2 </w:t>
      </w:r>
      <w:proofErr w:type="spellStart"/>
      <w:r>
        <w:t>Estrutura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administração</w:t>
      </w:r>
      <w:proofErr w:type="spellEnd"/>
      <w:r>
        <w:t xml:space="preserve"> </w:t>
      </w:r>
      <w:proofErr w:type="spellStart"/>
      <w:r>
        <w:t>caberá</w:t>
      </w:r>
      <w:proofErr w:type="spellEnd"/>
      <w:r>
        <w:t xml:space="preserve"> a [1] </w:t>
      </w:r>
      <w:proofErr w:type="spellStart"/>
      <w:r>
        <w:t>ou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administradores</w:t>
      </w:r>
      <w:proofErr w:type="spellEnd"/>
      <w:r>
        <w:t xml:space="preserve">, </w:t>
      </w:r>
      <w:proofErr w:type="spellStart"/>
      <w:r>
        <w:t>Sócios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, </w:t>
      </w:r>
      <w:proofErr w:type="spellStart"/>
      <w:r>
        <w:t>residentes</w:t>
      </w:r>
      <w:proofErr w:type="spellEnd"/>
      <w:r>
        <w:t xml:space="preserve"> no </w:t>
      </w:r>
      <w:proofErr w:type="spellStart"/>
      <w:r>
        <w:t>Brasil</w:t>
      </w:r>
      <w:proofErr w:type="spellEnd"/>
      <w:r>
        <w:t xml:space="preserve">, com </w:t>
      </w:r>
      <w:proofErr w:type="spellStart"/>
      <w:r>
        <w:t>mandato</w:t>
      </w:r>
      <w:proofErr w:type="spellEnd"/>
      <w:r>
        <w:t xml:space="preserve"> de [</w:t>
      </w:r>
      <w:proofErr w:type="spellStart"/>
      <w:r>
        <w:t>prazo</w:t>
      </w:r>
      <w:proofErr w:type="spellEnd"/>
      <w:r>
        <w:t xml:space="preserve">], </w:t>
      </w:r>
      <w:proofErr w:type="spellStart"/>
      <w:r>
        <w:t>eleitos</w:t>
      </w:r>
      <w:proofErr w:type="spellEnd"/>
      <w:r>
        <w:t xml:space="preserve"> e </w:t>
      </w:r>
      <w:proofErr w:type="spellStart"/>
      <w:r>
        <w:t>destituíveis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</w:t>
      </w:r>
      <w:proofErr w:type="spellStart"/>
      <w:r>
        <w:t>deste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e da lei.</w:t>
      </w:r>
    </w:p>
    <w:p w14:paraId="405DFEAF" w14:textId="77777777" w:rsidR="00AB47DE" w:rsidRDefault="00AB47DE" w:rsidP="00AB47DE">
      <w:r>
        <w:t xml:space="preserve">10.3 </w:t>
      </w:r>
      <w:proofErr w:type="spellStart"/>
      <w:r>
        <w:t>Investidura</w:t>
      </w:r>
      <w:proofErr w:type="spellEnd"/>
      <w:r>
        <w:t xml:space="preserve">: </w:t>
      </w:r>
      <w:proofErr w:type="gramStart"/>
      <w:r>
        <w:t>A</w:t>
      </w:r>
      <w:proofErr w:type="gramEnd"/>
      <w:r>
        <w:t xml:space="preserve"> </w:t>
      </w:r>
      <w:proofErr w:type="spellStart"/>
      <w:r>
        <w:t>investidura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-se-á com </w:t>
      </w:r>
      <w:proofErr w:type="gramStart"/>
      <w:r>
        <w:t>a</w:t>
      </w:r>
      <w:proofErr w:type="gramEnd"/>
      <w:r>
        <w:t xml:space="preserve"> </w:t>
      </w:r>
      <w:proofErr w:type="spellStart"/>
      <w:r>
        <w:t>assinatura</w:t>
      </w:r>
      <w:proofErr w:type="spellEnd"/>
      <w:r>
        <w:t xml:space="preserve"> do </w:t>
      </w:r>
      <w:proofErr w:type="spellStart"/>
      <w:r>
        <w:t>termo</w:t>
      </w:r>
      <w:proofErr w:type="spellEnd"/>
      <w:r>
        <w:t xml:space="preserve"> de posse (</w:t>
      </w:r>
      <w:proofErr w:type="spellStart"/>
      <w:r>
        <w:t>em</w:t>
      </w:r>
      <w:proofErr w:type="spellEnd"/>
      <w:r>
        <w:t xml:space="preserve"> </w:t>
      </w:r>
      <w:proofErr w:type="spellStart"/>
      <w:r>
        <w:t>livro</w:t>
      </w:r>
      <w:proofErr w:type="spellEnd"/>
      <w:r>
        <w:t xml:space="preserve"> </w:t>
      </w:r>
      <w:proofErr w:type="spellStart"/>
      <w:r>
        <w:t>próprio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instrumento</w:t>
      </w:r>
      <w:proofErr w:type="spellEnd"/>
      <w:r>
        <w:t xml:space="preserve"> à </w:t>
      </w:r>
      <w:proofErr w:type="spellStart"/>
      <w:r>
        <w:t>parte</w:t>
      </w:r>
      <w:proofErr w:type="spellEnd"/>
      <w:r>
        <w:t xml:space="preserve">),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assinatura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e, se </w:t>
      </w:r>
      <w:proofErr w:type="spellStart"/>
      <w:r>
        <w:t>aplicável</w:t>
      </w:r>
      <w:proofErr w:type="spellEnd"/>
      <w:r>
        <w:t xml:space="preserve">, </w:t>
      </w:r>
      <w:proofErr w:type="spellStart"/>
      <w:r>
        <w:t>arquivamento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Junta.</w:t>
      </w:r>
    </w:p>
    <w:p w14:paraId="71004841" w14:textId="77777777" w:rsidR="00AB47DE" w:rsidRDefault="00AB47DE" w:rsidP="00AB47DE">
      <w:r>
        <w:t xml:space="preserve">10.4 </w:t>
      </w:r>
      <w:proofErr w:type="spellStart"/>
      <w:r>
        <w:t>Poderes</w:t>
      </w:r>
      <w:proofErr w:type="spellEnd"/>
      <w:r>
        <w:t xml:space="preserve"> e </w:t>
      </w:r>
      <w:proofErr w:type="spellStart"/>
      <w:r>
        <w:t>deveres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observar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deveres</w:t>
      </w:r>
      <w:proofErr w:type="spellEnd"/>
      <w:r>
        <w:t xml:space="preserve"> de </w:t>
      </w:r>
      <w:proofErr w:type="spellStart"/>
      <w:r>
        <w:t>diligência</w:t>
      </w:r>
      <w:proofErr w:type="spellEnd"/>
      <w:r>
        <w:t xml:space="preserve"> e </w:t>
      </w:r>
      <w:proofErr w:type="spellStart"/>
      <w:r>
        <w:t>lealdade</w:t>
      </w:r>
      <w:proofErr w:type="spellEnd"/>
      <w:r>
        <w:t xml:space="preserve"> (CC, art. 1.011), </w:t>
      </w:r>
      <w:proofErr w:type="spellStart"/>
      <w:r>
        <w:t>agir</w:t>
      </w:r>
      <w:proofErr w:type="spellEnd"/>
      <w:r>
        <w:t xml:space="preserve"> no interesse da </w:t>
      </w:r>
      <w:proofErr w:type="spellStart"/>
      <w:r>
        <w:t>Sociedade</w:t>
      </w:r>
      <w:proofErr w:type="spellEnd"/>
      <w:r>
        <w:t xml:space="preserve">,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conflitos</w:t>
      </w:r>
      <w:proofErr w:type="spellEnd"/>
      <w:r>
        <w:t xml:space="preserve"> de interesse e </w:t>
      </w:r>
      <w:proofErr w:type="spellStart"/>
      <w:r>
        <w:t>cumprir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32E0C6CC" w14:textId="77777777" w:rsidR="00AB47DE" w:rsidRDefault="00AB47DE" w:rsidP="00AB47DE">
      <w:r>
        <w:t xml:space="preserve">10.5 </w:t>
      </w:r>
      <w:proofErr w:type="spellStart"/>
      <w:r>
        <w:t>Representação</w:t>
      </w:r>
      <w:proofErr w:type="spellEnd"/>
      <w:r>
        <w:t xml:space="preserve">: A </w:t>
      </w:r>
      <w:proofErr w:type="spellStart"/>
      <w:r>
        <w:t>Sociedade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representada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</w:t>
      </w:r>
      <w:proofErr w:type="spellStart"/>
      <w:r>
        <w:t>regra</w:t>
      </w:r>
      <w:proofErr w:type="spellEnd"/>
      <w:r>
        <w:t xml:space="preserve"> de </w:t>
      </w:r>
      <w:proofErr w:type="spellStart"/>
      <w:r>
        <w:t>assinaturas</w:t>
      </w:r>
      <w:proofErr w:type="spellEnd"/>
      <w:r>
        <w:t xml:space="preserve">: </w:t>
      </w:r>
      <w:proofErr w:type="spellStart"/>
      <w:r>
        <w:t>isoladamente</w:t>
      </w:r>
      <w:proofErr w:type="spellEnd"/>
      <w:r>
        <w:t>/</w:t>
      </w:r>
      <w:proofErr w:type="spellStart"/>
      <w:r>
        <w:t>conjunta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2 </w:t>
      </w:r>
      <w:proofErr w:type="spellStart"/>
      <w:r>
        <w:t>administradores</w:t>
      </w:r>
      <w:proofErr w:type="spellEnd"/>
      <w:r>
        <w:t xml:space="preserve">/um </w:t>
      </w:r>
      <w:proofErr w:type="spellStart"/>
      <w:r>
        <w:t>administrador</w:t>
      </w:r>
      <w:proofErr w:type="spellEnd"/>
      <w:r>
        <w:t xml:space="preserve"> + </w:t>
      </w:r>
      <w:proofErr w:type="spellStart"/>
      <w:r>
        <w:t>procurador</w:t>
      </w:r>
      <w:proofErr w:type="spellEnd"/>
      <w:r>
        <w:t xml:space="preserve">], </w:t>
      </w:r>
      <w:proofErr w:type="spellStart"/>
      <w:r>
        <w:t>vedada</w:t>
      </w:r>
      <w:proofErr w:type="spellEnd"/>
      <w:r>
        <w:t xml:space="preserve"> a </w:t>
      </w:r>
      <w:proofErr w:type="spellStart"/>
      <w:r>
        <w:t>prática</w:t>
      </w:r>
      <w:proofErr w:type="spellEnd"/>
      <w:r>
        <w:t xml:space="preserve"> de </w:t>
      </w:r>
      <w:proofErr w:type="spellStart"/>
      <w:r>
        <w:t>atos</w:t>
      </w:r>
      <w:proofErr w:type="spellEnd"/>
      <w:r>
        <w:t xml:space="preserve"> fora do </w:t>
      </w:r>
      <w:proofErr w:type="spellStart"/>
      <w:r>
        <w:t>objeto</w:t>
      </w:r>
      <w:proofErr w:type="spellEnd"/>
      <w:r>
        <w:t>.</w:t>
      </w:r>
    </w:p>
    <w:p w14:paraId="74374A36" w14:textId="77777777" w:rsidR="00AB47DE" w:rsidRDefault="00AB47DE" w:rsidP="00AB47DE">
      <w:r>
        <w:t xml:space="preserve">10.6 </w:t>
      </w:r>
      <w:proofErr w:type="spellStart"/>
      <w:r>
        <w:t>Remuneração</w:t>
      </w:r>
      <w:proofErr w:type="spellEnd"/>
      <w:r>
        <w:t xml:space="preserve">: A </w:t>
      </w:r>
      <w:proofErr w:type="spellStart"/>
      <w:r>
        <w:t>remuneração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global dos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fixada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deliberação</w:t>
      </w:r>
      <w:proofErr w:type="spellEnd"/>
      <w:r>
        <w:t xml:space="preserve"> dos </w:t>
      </w:r>
      <w:proofErr w:type="spellStart"/>
      <w:r>
        <w:t>Sócios</w:t>
      </w:r>
      <w:proofErr w:type="spellEnd"/>
      <w:r>
        <w:t xml:space="preserve">, </w:t>
      </w:r>
      <w:proofErr w:type="spellStart"/>
      <w:r>
        <w:t>cabendo</w:t>
      </w:r>
      <w:proofErr w:type="spellEnd"/>
      <w:r>
        <w:t xml:space="preserve"> à </w:t>
      </w:r>
      <w:proofErr w:type="spellStart"/>
      <w:r>
        <w:t>Administração</w:t>
      </w:r>
      <w:proofErr w:type="spellEnd"/>
      <w:r>
        <w:t xml:space="preserve"> a </w:t>
      </w:r>
      <w:proofErr w:type="spellStart"/>
      <w:r>
        <w:t>distribuição</w:t>
      </w:r>
      <w:proofErr w:type="spellEnd"/>
      <w:r>
        <w:t xml:space="preserve"> interna, salvo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contrário</w:t>
      </w:r>
      <w:proofErr w:type="spellEnd"/>
      <w:r>
        <w:t>.</w:t>
      </w:r>
    </w:p>
    <w:p w14:paraId="0826EC1D" w14:textId="77777777" w:rsidR="00AB47DE" w:rsidRDefault="00AB47DE" w:rsidP="00AB47DE">
      <w:r>
        <w:t xml:space="preserve">10.7 </w:t>
      </w:r>
      <w:proofErr w:type="spellStart"/>
      <w:r>
        <w:t>Impedimentos</w:t>
      </w:r>
      <w:proofErr w:type="spellEnd"/>
      <w:r>
        <w:t xml:space="preserve"> e </w:t>
      </w:r>
      <w:proofErr w:type="spellStart"/>
      <w:r>
        <w:t>conflitos</w:t>
      </w:r>
      <w:proofErr w:type="spellEnd"/>
      <w:r>
        <w:t xml:space="preserve">: </w:t>
      </w:r>
      <w:proofErr w:type="spellStart"/>
      <w:r>
        <w:t>Administradores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conflito</w:t>
      </w:r>
      <w:proofErr w:type="spellEnd"/>
      <w:r>
        <w:t xml:space="preserve"> de interesse e </w:t>
      </w:r>
      <w:proofErr w:type="spellStart"/>
      <w:r>
        <w:t>abster</w:t>
      </w:r>
      <w:proofErr w:type="spellEnd"/>
      <w:r>
        <w:t xml:space="preserve">-se de </w:t>
      </w:r>
      <w:proofErr w:type="spellStart"/>
      <w:r>
        <w:t>votar</w:t>
      </w:r>
      <w:proofErr w:type="spellEnd"/>
      <w:r>
        <w:t>/</w:t>
      </w:r>
      <w:proofErr w:type="spellStart"/>
      <w:r>
        <w:t>atuar</w:t>
      </w:r>
      <w:proofErr w:type="spellEnd"/>
      <w:r>
        <w:t xml:space="preserve"> no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conflituoso</w:t>
      </w:r>
      <w:proofErr w:type="spellEnd"/>
      <w:r>
        <w:t xml:space="preserve">. Atos com partes </w:t>
      </w:r>
      <w:proofErr w:type="spellStart"/>
      <w:r>
        <w:t>relacionadas</w:t>
      </w:r>
      <w:proofErr w:type="spellEnd"/>
      <w:r>
        <w:t xml:space="preserve">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da </w:t>
      </w:r>
      <w:proofErr w:type="spellStart"/>
      <w:r>
        <w:t>Cláusula</w:t>
      </w:r>
      <w:proofErr w:type="spellEnd"/>
      <w:r>
        <w:t xml:space="preserve"> 11 e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>.</w:t>
      </w:r>
    </w:p>
    <w:p w14:paraId="583CB6A0" w14:textId="77777777" w:rsidR="00AB47DE" w:rsidRDefault="00AB47DE" w:rsidP="00AB47DE">
      <w:r>
        <w:t xml:space="preserve">10.8 </w:t>
      </w:r>
      <w:proofErr w:type="spellStart"/>
      <w:r>
        <w:t>Substituição</w:t>
      </w:r>
      <w:proofErr w:type="spellEnd"/>
      <w:r>
        <w:t>/</w:t>
      </w:r>
      <w:proofErr w:type="spellStart"/>
      <w:r>
        <w:t>suspensão</w:t>
      </w:r>
      <w:proofErr w:type="spellEnd"/>
      <w:r>
        <w:t xml:space="preserve">: Por </w:t>
      </w:r>
      <w:proofErr w:type="spellStart"/>
      <w:r>
        <w:t>impedimento</w:t>
      </w:r>
      <w:proofErr w:type="spellEnd"/>
      <w:r>
        <w:t xml:space="preserve">, </w:t>
      </w:r>
      <w:proofErr w:type="spellStart"/>
      <w:r>
        <w:t>ausência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vacância</w:t>
      </w:r>
      <w:proofErr w:type="spellEnd"/>
      <w:r>
        <w:t xml:space="preserve">, </w:t>
      </w:r>
      <w:proofErr w:type="spellStart"/>
      <w:r>
        <w:t>observar</w:t>
      </w:r>
      <w:proofErr w:type="spellEnd"/>
      <w:r>
        <w:t>-se-á [</w:t>
      </w:r>
      <w:proofErr w:type="spellStart"/>
      <w:r>
        <w:t>cronograma</w:t>
      </w:r>
      <w:proofErr w:type="spellEnd"/>
      <w:r>
        <w:t xml:space="preserve"> de </w:t>
      </w:r>
      <w:proofErr w:type="spellStart"/>
      <w:r>
        <w:t>substituição</w:t>
      </w:r>
      <w:proofErr w:type="spellEnd"/>
      <w:r>
        <w:t xml:space="preserve">]. A </w:t>
      </w:r>
      <w:proofErr w:type="spellStart"/>
      <w:r>
        <w:t>suspensão</w:t>
      </w:r>
      <w:proofErr w:type="spellEnd"/>
      <w:r>
        <w:t xml:space="preserve"> </w:t>
      </w:r>
      <w:proofErr w:type="spellStart"/>
      <w:r>
        <w:t>cautelar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deliberada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</w:t>
      </w:r>
      <w:proofErr w:type="spellStart"/>
      <w:r>
        <w:t>maioria</w:t>
      </w:r>
      <w:proofErr w:type="spellEnd"/>
      <w:r>
        <w:t xml:space="preserve">/2/3] do capital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falta</w:t>
      </w:r>
      <w:proofErr w:type="spellEnd"/>
      <w:r>
        <w:t xml:space="preserve"> grave.</w:t>
      </w:r>
    </w:p>
    <w:p w14:paraId="2C370AC4" w14:textId="77777777" w:rsidR="00AB47DE" w:rsidRDefault="00AB47DE" w:rsidP="00AB47DE">
      <w:r>
        <w:t xml:space="preserve">10.9 </w:t>
      </w:r>
      <w:proofErr w:type="spellStart"/>
      <w:r>
        <w:t>Reuniões</w:t>
      </w:r>
      <w:proofErr w:type="spellEnd"/>
      <w:r>
        <w:t>/</w:t>
      </w:r>
      <w:proofErr w:type="spellStart"/>
      <w:r>
        <w:t>assembleias</w:t>
      </w:r>
      <w:proofErr w:type="spellEnd"/>
      <w:r>
        <w:t xml:space="preserve"> de </w:t>
      </w:r>
      <w:proofErr w:type="spellStart"/>
      <w:r>
        <w:t>Sócios</w:t>
      </w:r>
      <w:proofErr w:type="spellEnd"/>
      <w:r>
        <w:t xml:space="preserve">: </w:t>
      </w:r>
      <w:proofErr w:type="spellStart"/>
      <w:r>
        <w:t>Convocação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[e-mail com </w:t>
      </w:r>
      <w:proofErr w:type="spellStart"/>
      <w:r>
        <w:t>confirmação</w:t>
      </w:r>
      <w:proofErr w:type="spellEnd"/>
      <w:r>
        <w:t xml:space="preserve"> de </w:t>
      </w:r>
      <w:proofErr w:type="spellStart"/>
      <w:r>
        <w:t>leitura</w:t>
      </w:r>
      <w:proofErr w:type="spellEnd"/>
      <w:r>
        <w:t xml:space="preserve"> + aviso no portal], com </w:t>
      </w:r>
      <w:proofErr w:type="spellStart"/>
      <w:r>
        <w:t>antecedência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de [8–15] </w:t>
      </w:r>
      <w:proofErr w:type="spellStart"/>
      <w:r>
        <w:t>dias</w:t>
      </w:r>
      <w:proofErr w:type="spellEnd"/>
      <w:r>
        <w:t xml:space="preserve">, salvo </w:t>
      </w:r>
      <w:proofErr w:type="spellStart"/>
      <w:r>
        <w:t>renúncia</w:t>
      </w:r>
      <w:proofErr w:type="spellEnd"/>
      <w:r>
        <w:t xml:space="preserve">. </w:t>
      </w:r>
      <w:proofErr w:type="spellStart"/>
      <w:r>
        <w:t>Admite</w:t>
      </w:r>
      <w:proofErr w:type="spellEnd"/>
      <w:r>
        <w:t xml:space="preserve">-se </w:t>
      </w:r>
      <w:proofErr w:type="spellStart"/>
      <w:r>
        <w:t>realização</w:t>
      </w:r>
      <w:proofErr w:type="spellEnd"/>
      <w:r>
        <w:t xml:space="preserve"> digital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semipresencial</w:t>
      </w:r>
      <w:proofErr w:type="spellEnd"/>
      <w:r>
        <w:t xml:space="preserve">, </w:t>
      </w:r>
      <w:proofErr w:type="spellStart"/>
      <w:r>
        <w:t>voto</w:t>
      </w:r>
      <w:proofErr w:type="spellEnd"/>
      <w:r>
        <w:t xml:space="preserve"> a </w:t>
      </w:r>
      <w:proofErr w:type="spellStart"/>
      <w:r>
        <w:t>distância</w:t>
      </w:r>
      <w:proofErr w:type="spellEnd"/>
      <w:r>
        <w:t xml:space="preserve"> e </w:t>
      </w:r>
      <w:proofErr w:type="spellStart"/>
      <w:r>
        <w:t>assinaturas</w:t>
      </w:r>
      <w:proofErr w:type="spellEnd"/>
      <w:r>
        <w:t xml:space="preserve"> </w:t>
      </w:r>
      <w:proofErr w:type="spellStart"/>
      <w:r>
        <w:t>eletrônicas</w:t>
      </w:r>
      <w:proofErr w:type="spellEnd"/>
      <w:r>
        <w:t xml:space="preserve">, com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termos</w:t>
      </w:r>
      <w:proofErr w:type="spellEnd"/>
      <w:r>
        <w:t xml:space="preserve"> da </w:t>
      </w:r>
      <w:proofErr w:type="spellStart"/>
      <w:r>
        <w:t>legislação</w:t>
      </w:r>
      <w:proofErr w:type="spellEnd"/>
      <w:r>
        <w:t xml:space="preserve"> </w:t>
      </w:r>
      <w:proofErr w:type="spellStart"/>
      <w:r>
        <w:t>aplicável</w:t>
      </w:r>
      <w:proofErr w:type="spellEnd"/>
      <w:r>
        <w:t xml:space="preserve"> (Lei 14.030/2020; IN DREI 81/2020).</w:t>
      </w:r>
    </w:p>
    <w:p w14:paraId="56A4D798" w14:textId="77777777" w:rsidR="00AB47DE" w:rsidRDefault="00AB47DE" w:rsidP="00AB47DE">
      <w:r>
        <w:t>QUÓRUNS E MATÉRIAS RESERVADAS (ATUALIZAÇÃO PELA LEI 14.451/2022)</w:t>
      </w:r>
    </w:p>
    <w:p w14:paraId="0CEFCC9F" w14:textId="77777777" w:rsidR="00AB47DE" w:rsidRDefault="00AB47DE" w:rsidP="00AB47DE">
      <w:r>
        <w:t xml:space="preserve">11.1 </w:t>
      </w:r>
      <w:proofErr w:type="spellStart"/>
      <w:r>
        <w:t>Deliberações</w:t>
      </w:r>
      <w:proofErr w:type="spellEnd"/>
      <w:r>
        <w:t xml:space="preserve">: Salvo </w:t>
      </w:r>
      <w:proofErr w:type="spellStart"/>
      <w:r>
        <w:t>quóruns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 xml:space="preserve">, as </w:t>
      </w:r>
      <w:proofErr w:type="spellStart"/>
      <w:r>
        <w:t>deliberações</w:t>
      </w:r>
      <w:proofErr w:type="spellEnd"/>
      <w:r>
        <w:t xml:space="preserve"> </w:t>
      </w:r>
      <w:proofErr w:type="spellStart"/>
      <w:r>
        <w:t>serão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 pela </w:t>
      </w:r>
      <w:proofErr w:type="spellStart"/>
      <w:r>
        <w:t>maioria</w:t>
      </w:r>
      <w:proofErr w:type="spellEnd"/>
      <w:r>
        <w:t xml:space="preserve"> do capital social (CC, art. 1.076, II).</w:t>
      </w:r>
    </w:p>
    <w:p w14:paraId="6689A08A" w14:textId="77777777" w:rsidR="00AB47DE" w:rsidRDefault="00AB47DE" w:rsidP="00AB47DE">
      <w:r>
        <w:t xml:space="preserve">11.2 </w:t>
      </w:r>
      <w:proofErr w:type="spellStart"/>
      <w:r>
        <w:t>Quóruns</w:t>
      </w:r>
      <w:proofErr w:type="spellEnd"/>
      <w:r>
        <w:t xml:space="preserve"> </w:t>
      </w:r>
      <w:proofErr w:type="spellStart"/>
      <w:r>
        <w:t>especiais</w:t>
      </w:r>
      <w:proofErr w:type="spellEnd"/>
      <w:r>
        <w:t>:</w:t>
      </w:r>
    </w:p>
    <w:p w14:paraId="48E0B17D" w14:textId="77777777" w:rsidR="00AB47DE" w:rsidRDefault="00AB47DE" w:rsidP="00AB47DE">
      <w:r>
        <w:t>•</w:t>
      </w:r>
      <w:r>
        <w:tab/>
        <w:t xml:space="preserve">Modificação do </w:t>
      </w:r>
      <w:proofErr w:type="spellStart"/>
      <w:r>
        <w:t>Contrato</w:t>
      </w:r>
      <w:proofErr w:type="spellEnd"/>
      <w:r>
        <w:t xml:space="preserve"> Social, </w:t>
      </w:r>
      <w:proofErr w:type="spellStart"/>
      <w:r>
        <w:t>incorporação</w:t>
      </w:r>
      <w:proofErr w:type="spellEnd"/>
      <w:r>
        <w:t xml:space="preserve">, </w:t>
      </w:r>
      <w:proofErr w:type="spellStart"/>
      <w:r>
        <w:t>fusão</w:t>
      </w:r>
      <w:proofErr w:type="spellEnd"/>
      <w:r>
        <w:t xml:space="preserve">, </w:t>
      </w:r>
      <w:proofErr w:type="spellStart"/>
      <w:r>
        <w:t>dissolução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cessação</w:t>
      </w:r>
      <w:proofErr w:type="spellEnd"/>
      <w:r>
        <w:t xml:space="preserve"> de </w:t>
      </w:r>
      <w:proofErr w:type="spellStart"/>
      <w:r>
        <w:t>liquidação</w:t>
      </w:r>
      <w:proofErr w:type="spellEnd"/>
      <w:r>
        <w:t xml:space="preserve">: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voto</w:t>
      </w:r>
      <w:proofErr w:type="spellEnd"/>
      <w:r>
        <w:t xml:space="preserve"> de, no </w:t>
      </w:r>
      <w:proofErr w:type="spellStart"/>
      <w:r>
        <w:t>mínimo</w:t>
      </w:r>
      <w:proofErr w:type="spellEnd"/>
      <w:r>
        <w:t xml:space="preserve">, 2/3 do capital social (CC, art. 1.076, I, com </w:t>
      </w:r>
      <w:proofErr w:type="spellStart"/>
      <w:r>
        <w:t>redação</w:t>
      </w:r>
      <w:proofErr w:type="spellEnd"/>
      <w:r>
        <w:t xml:space="preserve"> da Lei 14.451/2022).</w:t>
      </w:r>
    </w:p>
    <w:p w14:paraId="6F05DCB4" w14:textId="77777777" w:rsidR="00AB47DE" w:rsidRDefault="00AB47DE" w:rsidP="00AB47DE">
      <w:r>
        <w:t>•</w:t>
      </w:r>
      <w:r>
        <w:tab/>
      </w:r>
      <w:proofErr w:type="spellStart"/>
      <w:r>
        <w:t>Designação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Sócio</w:t>
      </w:r>
      <w:proofErr w:type="spellEnd"/>
      <w:r>
        <w:t>: (</w:t>
      </w:r>
      <w:proofErr w:type="spellStart"/>
      <w:r>
        <w:t>i</w:t>
      </w:r>
      <w:proofErr w:type="spellEnd"/>
      <w:r>
        <w:t xml:space="preserve">) 2/3 do capital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integralizado</w:t>
      </w:r>
      <w:proofErr w:type="spellEnd"/>
      <w:r>
        <w:t xml:space="preserve">; (ii) </w:t>
      </w:r>
      <w:proofErr w:type="spellStart"/>
      <w:r>
        <w:t>maioria</w:t>
      </w:r>
      <w:proofErr w:type="spellEnd"/>
      <w:r>
        <w:t xml:space="preserve"> do capital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integralização</w:t>
      </w:r>
      <w:proofErr w:type="spellEnd"/>
      <w:r>
        <w:t xml:space="preserve"> total (CC, art. 1.061, com </w:t>
      </w:r>
      <w:proofErr w:type="spellStart"/>
      <w:r>
        <w:t>redação</w:t>
      </w:r>
      <w:proofErr w:type="spellEnd"/>
      <w:r>
        <w:t xml:space="preserve"> da Lei 14.451/2022).</w:t>
      </w:r>
    </w:p>
    <w:p w14:paraId="4EF0CC7E" w14:textId="77777777" w:rsidR="00AB47DE" w:rsidRDefault="00AB47DE" w:rsidP="00AB47DE">
      <w:r>
        <w:t xml:space="preserve">11.3 </w:t>
      </w:r>
      <w:proofErr w:type="spellStart"/>
      <w:r>
        <w:t>Matérias</w:t>
      </w:r>
      <w:proofErr w:type="spellEnd"/>
      <w:r>
        <w:t xml:space="preserve"> </w:t>
      </w:r>
      <w:proofErr w:type="spellStart"/>
      <w:r>
        <w:t>Reservadas</w:t>
      </w:r>
      <w:proofErr w:type="spellEnd"/>
      <w:r>
        <w:t xml:space="preserve"> [OPÇÃO – LISTA PERSONALIZÁVEL]: </w:t>
      </w:r>
      <w:proofErr w:type="spellStart"/>
      <w:r>
        <w:t>exigem</w:t>
      </w:r>
      <w:proofErr w:type="spellEnd"/>
      <w:r>
        <w:t xml:space="preserve"> </w:t>
      </w:r>
      <w:proofErr w:type="spellStart"/>
      <w:r>
        <w:t>aprovação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[2/3/</w:t>
      </w:r>
      <w:proofErr w:type="spellStart"/>
      <w:r>
        <w:t>maioria</w:t>
      </w:r>
      <w:proofErr w:type="spellEnd"/>
      <w:r>
        <w:t xml:space="preserve"> </w:t>
      </w:r>
      <w:proofErr w:type="spellStart"/>
      <w:r>
        <w:t>qualificada</w:t>
      </w:r>
      <w:proofErr w:type="spellEnd"/>
      <w:r>
        <w:t xml:space="preserve"> de 60–75%] e/</w:t>
      </w:r>
      <w:proofErr w:type="spellStart"/>
      <w:r>
        <w:t>ou</w:t>
      </w:r>
      <w:proofErr w:type="spellEnd"/>
      <w:r>
        <w:t xml:space="preserve"> veto de </w:t>
      </w:r>
      <w:proofErr w:type="spellStart"/>
      <w:r>
        <w:t>determinado</w:t>
      </w:r>
      <w:proofErr w:type="spellEnd"/>
      <w:r>
        <w:t xml:space="preserve"> </w:t>
      </w:r>
      <w:proofErr w:type="spellStart"/>
      <w:r>
        <w:t>Investidor</w:t>
      </w:r>
      <w:proofErr w:type="spellEnd"/>
      <w:r>
        <w:t xml:space="preserve">, </w:t>
      </w:r>
      <w:proofErr w:type="spellStart"/>
      <w:r>
        <w:t>conforme</w:t>
      </w:r>
      <w:proofErr w:type="spellEnd"/>
      <w:r>
        <w:t xml:space="preserve"> Anexo A e, se </w:t>
      </w:r>
      <w:proofErr w:type="spellStart"/>
      <w:r>
        <w:t>aplicável</w:t>
      </w:r>
      <w:proofErr w:type="spellEnd"/>
      <w:r>
        <w:t xml:space="preserve">, </w:t>
      </w:r>
      <w:proofErr w:type="spellStart"/>
      <w:r>
        <w:t>Acordo</w:t>
      </w:r>
      <w:proofErr w:type="spellEnd"/>
      <w:r>
        <w:t xml:space="preserve"> de </w:t>
      </w:r>
      <w:proofErr w:type="spellStart"/>
      <w:r>
        <w:t>Quotistas</w:t>
      </w:r>
      <w:proofErr w:type="spellEnd"/>
      <w:r>
        <w:t>:</w:t>
      </w:r>
    </w:p>
    <w:p w14:paraId="06E1D538" w14:textId="77777777" w:rsidR="00AB47DE" w:rsidRDefault="00AB47DE" w:rsidP="00AB47DE">
      <w:r>
        <w:t>•</w:t>
      </w:r>
      <w:r>
        <w:tab/>
      </w:r>
      <w:proofErr w:type="spellStart"/>
      <w:r>
        <w:t>Alteração</w:t>
      </w:r>
      <w:proofErr w:type="spellEnd"/>
      <w:r>
        <w:t xml:space="preserve"> do </w:t>
      </w:r>
      <w:proofErr w:type="spellStart"/>
      <w:r>
        <w:t>Contrato</w:t>
      </w:r>
      <w:proofErr w:type="spellEnd"/>
      <w:r>
        <w:t xml:space="preserve"> Social; </w:t>
      </w:r>
      <w:proofErr w:type="spellStart"/>
      <w:r>
        <w:t>aumento</w:t>
      </w:r>
      <w:proofErr w:type="spellEnd"/>
      <w:r>
        <w:t>/</w:t>
      </w:r>
      <w:proofErr w:type="spellStart"/>
      <w:r>
        <w:t>redução</w:t>
      </w:r>
      <w:proofErr w:type="spellEnd"/>
      <w:r>
        <w:t xml:space="preserve"> de capital; </w:t>
      </w:r>
      <w:proofErr w:type="spellStart"/>
      <w:r>
        <w:t>emissão</w:t>
      </w:r>
      <w:proofErr w:type="spellEnd"/>
      <w:r>
        <w:t xml:space="preserve"> de </w:t>
      </w:r>
      <w:proofErr w:type="spellStart"/>
      <w:r>
        <w:t>instrumentos</w:t>
      </w:r>
      <w:proofErr w:type="spellEnd"/>
      <w:r>
        <w:t xml:space="preserve"> </w:t>
      </w:r>
      <w:proofErr w:type="spellStart"/>
      <w:r>
        <w:t>conversíveis</w:t>
      </w:r>
      <w:proofErr w:type="spellEnd"/>
      <w:r>
        <w:t>.</w:t>
      </w:r>
    </w:p>
    <w:p w14:paraId="20BD77D9" w14:textId="77777777" w:rsidR="00AB47DE" w:rsidRDefault="00AB47DE" w:rsidP="00AB47DE">
      <w:r>
        <w:t>•</w:t>
      </w:r>
      <w:r>
        <w:tab/>
        <w:t xml:space="preserve">M&amp;A, </w:t>
      </w:r>
      <w:proofErr w:type="spellStart"/>
      <w:r>
        <w:t>cisão</w:t>
      </w:r>
      <w:proofErr w:type="spellEnd"/>
      <w:r>
        <w:t xml:space="preserve">, </w:t>
      </w:r>
      <w:proofErr w:type="spellStart"/>
      <w:r>
        <w:t>incorporação</w:t>
      </w:r>
      <w:proofErr w:type="spellEnd"/>
      <w:r>
        <w:t xml:space="preserve">, </w:t>
      </w:r>
      <w:proofErr w:type="spellStart"/>
      <w:r>
        <w:t>venda</w:t>
      </w:r>
      <w:proofErr w:type="spellEnd"/>
      <w:r>
        <w:t xml:space="preserve"> de </w:t>
      </w:r>
      <w:proofErr w:type="spellStart"/>
      <w:r>
        <w:t>ativos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 ([&gt;20%] do </w:t>
      </w:r>
      <w:proofErr w:type="spellStart"/>
      <w:r>
        <w:t>ativo</w:t>
      </w:r>
      <w:proofErr w:type="spellEnd"/>
      <w:r>
        <w:t xml:space="preserve"> total), </w:t>
      </w:r>
      <w:proofErr w:type="spellStart"/>
      <w:r>
        <w:t>reorganização</w:t>
      </w:r>
      <w:proofErr w:type="spellEnd"/>
      <w:r>
        <w:t xml:space="preserve"> </w:t>
      </w:r>
      <w:proofErr w:type="spellStart"/>
      <w:r>
        <w:t>societária</w:t>
      </w:r>
      <w:proofErr w:type="spellEnd"/>
      <w:r>
        <w:t>.</w:t>
      </w:r>
    </w:p>
    <w:p w14:paraId="1FAB83A5" w14:textId="77777777" w:rsidR="00AB47DE" w:rsidRDefault="00AB47DE" w:rsidP="00AB47DE">
      <w:r>
        <w:t>•</w:t>
      </w:r>
      <w:r>
        <w:tab/>
      </w:r>
      <w:proofErr w:type="spellStart"/>
      <w:r>
        <w:t>Endividamento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de [</w:t>
      </w:r>
      <w:proofErr w:type="spellStart"/>
      <w:r>
        <w:t>limite</w:t>
      </w:r>
      <w:proofErr w:type="spellEnd"/>
      <w:r>
        <w:t xml:space="preserve">], </w:t>
      </w:r>
      <w:proofErr w:type="spellStart"/>
      <w:r>
        <w:t>concessão</w:t>
      </w:r>
      <w:proofErr w:type="spellEnd"/>
      <w:r>
        <w:t xml:space="preserve"> de </w:t>
      </w:r>
      <w:proofErr w:type="spellStart"/>
      <w:r>
        <w:t>garantias</w:t>
      </w:r>
      <w:proofErr w:type="spellEnd"/>
      <w:r>
        <w:t xml:space="preserve"> </w:t>
      </w:r>
      <w:proofErr w:type="spellStart"/>
      <w:r>
        <w:t>acima</w:t>
      </w:r>
      <w:proofErr w:type="spellEnd"/>
      <w:r>
        <w:t xml:space="preserve"> de [</w:t>
      </w:r>
      <w:proofErr w:type="spellStart"/>
      <w:r>
        <w:t>limite</w:t>
      </w:r>
      <w:proofErr w:type="spellEnd"/>
      <w:r>
        <w:t>].</w:t>
      </w:r>
    </w:p>
    <w:p w14:paraId="11E6132E" w14:textId="77777777" w:rsidR="00AB47DE" w:rsidRDefault="00AB47DE" w:rsidP="00AB47DE">
      <w:r>
        <w:t>•</w:t>
      </w:r>
      <w:r>
        <w:tab/>
        <w:t xml:space="preserve">Política de </w:t>
      </w:r>
      <w:proofErr w:type="spellStart"/>
      <w:r>
        <w:t>dividendos</w:t>
      </w:r>
      <w:proofErr w:type="spellEnd"/>
      <w:r>
        <w:t xml:space="preserve"> e </w:t>
      </w:r>
      <w:proofErr w:type="spellStart"/>
      <w:r>
        <w:t>constituição</w:t>
      </w:r>
      <w:proofErr w:type="spellEnd"/>
      <w:r>
        <w:t xml:space="preserve"> de </w:t>
      </w:r>
      <w:proofErr w:type="spellStart"/>
      <w:r>
        <w:t>reservas</w:t>
      </w:r>
      <w:proofErr w:type="spellEnd"/>
      <w:r>
        <w:t>.</w:t>
      </w:r>
    </w:p>
    <w:p w14:paraId="427A9511" w14:textId="77777777" w:rsidR="00AB47DE" w:rsidRDefault="00AB47DE" w:rsidP="00AB47DE">
      <w:r>
        <w:t>•</w:t>
      </w:r>
      <w:r>
        <w:tab/>
      </w:r>
      <w:proofErr w:type="spellStart"/>
      <w:r>
        <w:t>Admissão</w:t>
      </w:r>
      <w:proofErr w:type="spellEnd"/>
      <w:r>
        <w:t xml:space="preserve"> de novo </w:t>
      </w:r>
      <w:proofErr w:type="spellStart"/>
      <w:r>
        <w:t>Sócio</w:t>
      </w:r>
      <w:proofErr w:type="spellEnd"/>
      <w:r>
        <w:t xml:space="preserve">; </w:t>
      </w:r>
      <w:proofErr w:type="spellStart"/>
      <w:r>
        <w:t>exclusão</w:t>
      </w:r>
      <w:proofErr w:type="spellEnd"/>
      <w:r>
        <w:t xml:space="preserve"> de </w:t>
      </w:r>
      <w:proofErr w:type="spellStart"/>
      <w:r>
        <w:t>Sócio</w:t>
      </w:r>
      <w:proofErr w:type="spellEnd"/>
      <w:r>
        <w:t xml:space="preserve">; </w:t>
      </w:r>
      <w:proofErr w:type="spellStart"/>
      <w:r>
        <w:t>compra</w:t>
      </w:r>
      <w:proofErr w:type="spellEnd"/>
      <w:r>
        <w:t xml:space="preserve"> de quotas pela </w:t>
      </w:r>
      <w:proofErr w:type="spellStart"/>
      <w:r>
        <w:t>Sociedade</w:t>
      </w:r>
      <w:proofErr w:type="spellEnd"/>
      <w:r>
        <w:t>.</w:t>
      </w:r>
    </w:p>
    <w:p w14:paraId="73B58058" w14:textId="77777777" w:rsidR="00AB47DE" w:rsidRDefault="00AB47DE" w:rsidP="00AB47DE">
      <w:r>
        <w:t>•</w:t>
      </w:r>
      <w:r>
        <w:tab/>
      </w:r>
      <w:proofErr w:type="spellStart"/>
      <w:r>
        <w:t>Eleição</w:t>
      </w:r>
      <w:proofErr w:type="spellEnd"/>
      <w:r>
        <w:t>/</w:t>
      </w:r>
      <w:proofErr w:type="spellStart"/>
      <w:r>
        <w:t>destituição</w:t>
      </w:r>
      <w:proofErr w:type="spellEnd"/>
      <w:r>
        <w:t xml:space="preserve"> de </w:t>
      </w:r>
      <w:proofErr w:type="spellStart"/>
      <w:r>
        <w:t>administradores</w:t>
      </w:r>
      <w:proofErr w:type="spellEnd"/>
      <w:r>
        <w:t xml:space="preserve">; </w:t>
      </w:r>
      <w:proofErr w:type="spellStart"/>
      <w:r>
        <w:t>fixação</w:t>
      </w:r>
      <w:proofErr w:type="spellEnd"/>
      <w:r>
        <w:t xml:space="preserve"> de </w:t>
      </w:r>
      <w:proofErr w:type="spellStart"/>
      <w:r>
        <w:t>remuneração</w:t>
      </w:r>
      <w:proofErr w:type="spellEnd"/>
      <w:r>
        <w:t>.</w:t>
      </w:r>
    </w:p>
    <w:p w14:paraId="1509A1A3" w14:textId="77777777" w:rsidR="00AB47DE" w:rsidRDefault="00AB47DE" w:rsidP="00AB47DE">
      <w:r>
        <w:t>•</w:t>
      </w:r>
      <w:r>
        <w:tab/>
      </w:r>
      <w:proofErr w:type="spellStart"/>
      <w:r>
        <w:t>Aprovação</w:t>
      </w:r>
      <w:proofErr w:type="spellEnd"/>
      <w:r>
        <w:t xml:space="preserve"> de </w:t>
      </w:r>
      <w:proofErr w:type="spellStart"/>
      <w:r>
        <w:t>orçamento</w:t>
      </w:r>
      <w:proofErr w:type="spellEnd"/>
      <w:r>
        <w:t xml:space="preserve"> </w:t>
      </w:r>
      <w:proofErr w:type="spellStart"/>
      <w:r>
        <w:t>anual</w:t>
      </w:r>
      <w:proofErr w:type="spellEnd"/>
      <w:r>
        <w:t xml:space="preserve"> e plano de </w:t>
      </w:r>
      <w:proofErr w:type="spellStart"/>
      <w:r>
        <w:t>negócios</w:t>
      </w:r>
      <w:proofErr w:type="spellEnd"/>
      <w:r>
        <w:t>.</w:t>
      </w:r>
    </w:p>
    <w:p w14:paraId="3DAB3496" w14:textId="2D8AB2D2" w:rsidR="00D47378" w:rsidRDefault="00AB47DE" w:rsidP="00AB47DE">
      <w:r>
        <w:t>•</w:t>
      </w:r>
      <w:r>
        <w:tab/>
      </w:r>
      <w:proofErr w:type="spellStart"/>
      <w:r>
        <w:t>Opção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Arbitragem</w:t>
      </w:r>
      <w:proofErr w:type="spellEnd"/>
      <w:r>
        <w:t xml:space="preserve">; </w:t>
      </w:r>
      <w:proofErr w:type="spellStart"/>
      <w:r>
        <w:t>celebração</w:t>
      </w:r>
      <w:proofErr w:type="spellEnd"/>
      <w:r>
        <w:t>/</w:t>
      </w:r>
      <w:proofErr w:type="spellStart"/>
      <w:r>
        <w:t>alteração</w:t>
      </w:r>
      <w:proofErr w:type="spellEnd"/>
      <w:r>
        <w:t xml:space="preserve"> de </w:t>
      </w:r>
      <w:proofErr w:type="spellStart"/>
      <w:r>
        <w:t>Acordo</w:t>
      </w:r>
      <w:proofErr w:type="spellEnd"/>
      <w:r>
        <w:t xml:space="preserve"> de </w:t>
      </w:r>
      <w:proofErr w:type="spellStart"/>
      <w:r>
        <w:t>Quotistas</w:t>
      </w:r>
      <w:proofErr w:type="spellEnd"/>
      <w:r>
        <w:t>.</w:t>
      </w:r>
    </w:p>
    <w:sectPr w:rsidR="00D47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7DE"/>
    <w:rsid w:val="0003226F"/>
    <w:rsid w:val="00096AAC"/>
    <w:rsid w:val="00101E46"/>
    <w:rsid w:val="001906B1"/>
    <w:rsid w:val="001F2ED6"/>
    <w:rsid w:val="00340046"/>
    <w:rsid w:val="00542FED"/>
    <w:rsid w:val="00924409"/>
    <w:rsid w:val="00AB47DE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3B95D0"/>
  <w15:chartTrackingRefBased/>
  <w15:docId w15:val="{C3A94D45-6E3C-A24D-9F01-5F871AAE8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7D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542F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D7A326-0EC8-E546-A618-AA401C7C00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1817</Words>
  <Characters>10361</Characters>
  <Application>Microsoft Office Word</Application>
  <DocSecurity>0</DocSecurity>
  <Lines>86</Lines>
  <Paragraphs>24</Paragraphs>
  <ScaleCrop>false</ScaleCrop>
  <Company/>
  <LinksUpToDate>false</LinksUpToDate>
  <CharactersWithSpaces>12154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2</cp:revision>
  <dcterms:created xsi:type="dcterms:W3CDTF">2025-10-10T14:12:00Z</dcterms:created>
  <dcterms:modified xsi:type="dcterms:W3CDTF">2025-10-10T14:12:00Z</dcterms:modified>
</cp:coreProperties>
</file>